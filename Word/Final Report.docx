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EE33F" w14:textId="7B21D667" w:rsidR="00F9149A" w:rsidRPr="00B26315" w:rsidRDefault="00C2347D">
      <w:pPr>
        <w:pStyle w:val="Title"/>
      </w:pPr>
      <w:r w:rsidRPr="00B26315">
        <w:br/>
      </w:r>
      <w:r w:rsidR="0017023C">
        <w:t>Navigation and Control of an Unmanned Surface Vessel</w:t>
      </w:r>
    </w:p>
    <w:p w14:paraId="0C2EE340" w14:textId="77777777" w:rsidR="00F9149A" w:rsidRPr="00B26315" w:rsidRDefault="00F9149A"/>
    <w:p w14:paraId="0C2EE341" w14:textId="77777777" w:rsidR="00F9149A" w:rsidRPr="00B26315" w:rsidRDefault="00F9149A"/>
    <w:p w14:paraId="0C2EE342" w14:textId="77777777" w:rsidR="00860DAB" w:rsidRPr="00B26315" w:rsidRDefault="00860DAB"/>
    <w:p w14:paraId="0C2EE343" w14:textId="77777777" w:rsidR="00313CB4" w:rsidRPr="00B26315" w:rsidRDefault="00313CB4" w:rsidP="00313CB4"/>
    <w:p w14:paraId="0C2EE344" w14:textId="77777777" w:rsidR="00313CB4" w:rsidRPr="00B26315" w:rsidRDefault="00313CB4" w:rsidP="00313CB4"/>
    <w:p w14:paraId="0C2EE345" w14:textId="77777777" w:rsidR="00313CB4" w:rsidRPr="00B26315" w:rsidRDefault="00313CB4" w:rsidP="00313CB4"/>
    <w:p w14:paraId="7D47AA53" w14:textId="77777777" w:rsidR="00DD7D6E" w:rsidRDefault="0017023C" w:rsidP="0017023C">
      <w:pPr>
        <w:pStyle w:val="Subtitle"/>
      </w:pPr>
      <w:r>
        <w:t xml:space="preserve">Mechatronics Project 488 </w:t>
      </w:r>
    </w:p>
    <w:p w14:paraId="0C2EE347" w14:textId="43E9D971" w:rsidR="00313CB4" w:rsidRPr="00B26315" w:rsidRDefault="0017023C" w:rsidP="0017023C">
      <w:pPr>
        <w:pStyle w:val="Subtitle"/>
      </w:pPr>
      <w:r>
        <w:t>Final Report</w:t>
      </w:r>
    </w:p>
    <w:p w14:paraId="0C2EE348" w14:textId="77777777" w:rsidR="00313CB4" w:rsidRPr="00B26315" w:rsidRDefault="00313CB4" w:rsidP="00313CB4"/>
    <w:p w14:paraId="0C2EE349" w14:textId="77777777" w:rsidR="00313CB4" w:rsidRPr="00B26315" w:rsidRDefault="00313CB4" w:rsidP="00313CB4"/>
    <w:p w14:paraId="0C2EE34A" w14:textId="77777777" w:rsidR="00313CB4" w:rsidRPr="00B26315" w:rsidRDefault="00313CB4" w:rsidP="00313CB4"/>
    <w:p w14:paraId="0C2EE34B" w14:textId="77777777" w:rsidR="00313CB4" w:rsidRPr="00B26315" w:rsidRDefault="00313CB4" w:rsidP="00313CB4"/>
    <w:p w14:paraId="0C2EE34C" w14:textId="77777777" w:rsidR="00313CB4" w:rsidRPr="00B26315" w:rsidRDefault="00313CB4" w:rsidP="00313CB4"/>
    <w:p w14:paraId="0C2EE34D" w14:textId="77777777" w:rsidR="00313CB4" w:rsidRPr="00B26315" w:rsidRDefault="00313CB4" w:rsidP="00313CB4"/>
    <w:p w14:paraId="0C2EE34E" w14:textId="77777777" w:rsidR="00313CB4" w:rsidRPr="00B26315" w:rsidRDefault="00313CB4" w:rsidP="00313CB4"/>
    <w:p w14:paraId="0C2EE34F" w14:textId="77777777" w:rsidR="00313CB4" w:rsidRPr="00B26315" w:rsidRDefault="00313CB4" w:rsidP="00313CB4"/>
    <w:p w14:paraId="0C2EE350" w14:textId="77777777" w:rsidR="00313CB4" w:rsidRPr="00B26315" w:rsidRDefault="00313CB4" w:rsidP="00313CB4"/>
    <w:p w14:paraId="615AE0F7" w14:textId="77777777" w:rsidR="0017023C" w:rsidRPr="00B26315" w:rsidRDefault="0017023C" w:rsidP="0017023C">
      <w:pPr>
        <w:pStyle w:val="Subtitle"/>
      </w:pPr>
      <w:r>
        <w:t>Luke Kingwill 20725728</w:t>
      </w:r>
    </w:p>
    <w:p w14:paraId="0C2EE352" w14:textId="77777777" w:rsidR="00313CB4" w:rsidRPr="00B26315" w:rsidRDefault="00313CB4" w:rsidP="00313CB4">
      <w:pPr>
        <w:jc w:val="center"/>
        <w:rPr>
          <w:sz w:val="32"/>
        </w:rPr>
      </w:pPr>
    </w:p>
    <w:p w14:paraId="0C2EE353" w14:textId="77777777" w:rsidR="002C42EE" w:rsidRDefault="002C42EE" w:rsidP="00313CB4">
      <w:pPr>
        <w:pStyle w:val="Subtitle"/>
      </w:pPr>
    </w:p>
    <w:p w14:paraId="0C2EE354" w14:textId="77777777" w:rsidR="002C42EE" w:rsidRDefault="002C42EE" w:rsidP="00313CB4">
      <w:pPr>
        <w:pStyle w:val="Subtitle"/>
      </w:pPr>
    </w:p>
    <w:p w14:paraId="4551D8A0" w14:textId="77777777" w:rsidR="0017023C" w:rsidRPr="00B26315" w:rsidRDefault="0017023C" w:rsidP="0017023C">
      <w:pPr>
        <w:pStyle w:val="Subtitle"/>
      </w:pPr>
      <w:r>
        <w:t xml:space="preserve">Supervisor: Prof J. </w:t>
      </w:r>
      <w:proofErr w:type="spellStart"/>
      <w:r>
        <w:t>Versfeld</w:t>
      </w:r>
      <w:proofErr w:type="spellEnd"/>
    </w:p>
    <w:p w14:paraId="6FF04884" w14:textId="77777777" w:rsidR="0017023C" w:rsidRPr="00B26315" w:rsidRDefault="0017023C" w:rsidP="0017023C">
      <w:pPr>
        <w:pStyle w:val="Subtitle"/>
      </w:pPr>
      <w:r>
        <w:t>2022</w:t>
      </w:r>
    </w:p>
    <w:p w14:paraId="0C2EE357" w14:textId="77777777" w:rsidR="00F9149A" w:rsidRPr="00B26315" w:rsidRDefault="00F9149A"/>
    <w:p w14:paraId="0C2EE358" w14:textId="77777777" w:rsidR="00F9149A" w:rsidRPr="00B26315" w:rsidRDefault="00F9149A">
      <w:pPr>
        <w:sectPr w:rsidR="00F9149A" w:rsidRPr="00B26315" w:rsidSect="008E39F0">
          <w:footerReference w:type="even" r:id="rId11"/>
          <w:headerReference w:type="first" r:id="rId12"/>
          <w:footerReference w:type="first" r:id="rId13"/>
          <w:endnotePr>
            <w:numStart w:val="6"/>
          </w:endnotePr>
          <w:pgSz w:w="11907" w:h="16840" w:code="9"/>
          <w:pgMar w:top="1440" w:right="1985" w:bottom="1440" w:left="1985" w:header="567" w:footer="567" w:gutter="0"/>
          <w:pgNumType w:fmt="lowerRoman" w:start="1"/>
          <w:cols w:space="720"/>
          <w:titlePg/>
        </w:sectPr>
      </w:pPr>
    </w:p>
    <w:p w14:paraId="0C2EE359" w14:textId="77777777" w:rsidR="00FD5AD7" w:rsidRPr="00B26315" w:rsidRDefault="00303AC5" w:rsidP="00E27F0B">
      <w:pPr>
        <w:pStyle w:val="Heading1nonum"/>
      </w:pPr>
      <w:bookmarkStart w:id="0" w:name="_Toc96960967"/>
      <w:r w:rsidRPr="00B26315">
        <w:lastRenderedPageBreak/>
        <w:t>Plagia</w:t>
      </w:r>
      <w:r w:rsidR="004F3D8D">
        <w:t>rism declaration</w:t>
      </w:r>
      <w:bookmarkEnd w:id="0"/>
    </w:p>
    <w:p w14:paraId="0C2EE35A" w14:textId="77777777" w:rsidR="00256E01" w:rsidRPr="00256E01" w:rsidRDefault="00256E01" w:rsidP="00256E01">
      <w:pPr>
        <w:pStyle w:val="Text1"/>
      </w:pPr>
      <w:r w:rsidRPr="00256E01">
        <w:t>I have read and understand the Stellenbosch University Policy on Plagiarism and the definitions of plagiarism and self-plagiarism contained in the Policy [Plagiarism: The use of the ideas or material of others without acknowledgement, or the re-use of one's own previously evaluated or published material without acknowledgement or indication thereof (self-plagiarism or text-recycling)].</w:t>
      </w:r>
    </w:p>
    <w:p w14:paraId="0C2EE35B" w14:textId="77777777" w:rsidR="00256E01" w:rsidRPr="00256E01" w:rsidRDefault="00256E01" w:rsidP="00256E01">
      <w:pPr>
        <w:pStyle w:val="Text1"/>
      </w:pPr>
      <w:r w:rsidRPr="00256E01">
        <w:t>I also understand that direct translations are plagiarism, unless accompanied by an appropriate acknowledgement of the source. I also know that verbatim copy that has not been explicitly indicated as such, is plagiarism.</w:t>
      </w:r>
    </w:p>
    <w:p w14:paraId="0C2EE35C" w14:textId="77777777" w:rsidR="00256E01" w:rsidRPr="00256E01" w:rsidRDefault="00256E01" w:rsidP="00256E01">
      <w:pPr>
        <w:pStyle w:val="Text1"/>
      </w:pPr>
      <w:r w:rsidRPr="00256E01">
        <w:t>I know that plagiarism is a punishable offence and may be referred to the University's Central Disciplinary Committee (CDC) who has the authority to expel me for such an offence.</w:t>
      </w:r>
    </w:p>
    <w:p w14:paraId="0C2EE35D" w14:textId="77777777" w:rsidR="00256E01" w:rsidRPr="00256E01" w:rsidRDefault="00256E01" w:rsidP="00256E01">
      <w:pPr>
        <w:pStyle w:val="Text1"/>
      </w:pPr>
      <w:r w:rsidRPr="00256E01">
        <w:t>I know that plagiarism is harmful for the academic environment and that it has a negative impact on any profession.</w:t>
      </w:r>
    </w:p>
    <w:p w14:paraId="0C2EE35E" w14:textId="77777777" w:rsidR="00256E01" w:rsidRPr="00256E01" w:rsidRDefault="00256E01" w:rsidP="00256E01">
      <w:pPr>
        <w:pStyle w:val="Text1"/>
      </w:pPr>
      <w:proofErr w:type="gramStart"/>
      <w:r w:rsidRPr="00256E01">
        <w:t>Accordingly</w:t>
      </w:r>
      <w:proofErr w:type="gramEnd"/>
      <w:r w:rsidRPr="00256E01">
        <w:t xml:space="preserve"> all quotations and contributions from any source whatsoever (including the internet) have been cited fully (acknowledged); further, all verbatim copies have been expressly indicated as such (e.g. through quotation marks) and the sources are cited fully.</w:t>
      </w:r>
    </w:p>
    <w:p w14:paraId="0C2EE35F" w14:textId="77777777" w:rsidR="00282398" w:rsidRPr="00256E01" w:rsidRDefault="00256E01" w:rsidP="00256E01">
      <w:pPr>
        <w:pStyle w:val="Text1"/>
      </w:pPr>
      <w:r w:rsidRPr="00256E01">
        <w:t>I declare that, except where a source has been cited, the work contained in this assignment is my own work and that I have not previously (in its entirety or in part) submitted it for grading in this module/assignment or another module/assignment.</w:t>
      </w:r>
    </w:p>
    <w:p w14:paraId="0C2EE360" w14:textId="77777777" w:rsidR="004F3D8D" w:rsidRPr="004F3D8D" w:rsidRDefault="004F3D8D" w:rsidP="00787CEC">
      <w:pPr>
        <w:pStyle w:val="Text1"/>
      </w:pPr>
      <w:r w:rsidRPr="004F3D8D">
        <w:t>I</w:t>
      </w:r>
      <w:r w:rsidR="00256E01">
        <w:t xml:space="preserve"> declare that</w:t>
      </w:r>
      <w:r w:rsidRPr="004F3D8D">
        <w:t xml:space="preserve"> have not allowed, and will not allow, anyone to use my work (in paper, graphics, electronic, verbal or any other format) with the intention of passing it off as his/her own work. </w:t>
      </w:r>
    </w:p>
    <w:p w14:paraId="0C2EE361" w14:textId="77777777" w:rsidR="004F3D8D" w:rsidRPr="004F3D8D" w:rsidRDefault="004F3D8D" w:rsidP="00787CEC">
      <w:pPr>
        <w:pStyle w:val="Text1"/>
      </w:pPr>
      <w:r w:rsidRPr="004F3D8D">
        <w:t xml:space="preserve">I know that a mark of zero may be awarded to assignments with plagiarism </w:t>
      </w:r>
      <w:proofErr w:type="gramStart"/>
      <w:r w:rsidRPr="004F3D8D">
        <w:t>and also</w:t>
      </w:r>
      <w:proofErr w:type="gramEnd"/>
      <w:r w:rsidRPr="004F3D8D">
        <w:t xml:space="preserve"> that no opportunity be given to submit an improved assignment. </w:t>
      </w:r>
    </w:p>
    <w:p w14:paraId="0C2EE362" w14:textId="77777777" w:rsidR="00256E01" w:rsidRPr="00256E01" w:rsidRDefault="00256E01" w:rsidP="00256E01">
      <w:pPr>
        <w:pStyle w:val="Text1"/>
      </w:pPr>
    </w:p>
    <w:p w14:paraId="0C2EE363" w14:textId="77777777" w:rsidR="00256E01" w:rsidRPr="00B26315" w:rsidRDefault="00256E01" w:rsidP="00256E01">
      <w:pPr>
        <w:tabs>
          <w:tab w:val="left" w:pos="1440"/>
          <w:tab w:val="left" w:leader="dot" w:pos="4860"/>
        </w:tabs>
        <w:rPr>
          <w:sz w:val="24"/>
          <w:szCs w:val="24"/>
        </w:rPr>
      </w:pPr>
      <w:r>
        <w:rPr>
          <w:sz w:val="24"/>
          <w:szCs w:val="24"/>
        </w:rPr>
        <w:t>Signature</w:t>
      </w:r>
      <w:r w:rsidRPr="00B26315">
        <w:rPr>
          <w:sz w:val="24"/>
          <w:szCs w:val="24"/>
        </w:rPr>
        <w:t>:</w:t>
      </w:r>
      <w:r w:rsidRPr="00B26315">
        <w:rPr>
          <w:sz w:val="24"/>
          <w:szCs w:val="24"/>
        </w:rPr>
        <w:tab/>
      </w:r>
      <w:r w:rsidRPr="00B26315">
        <w:rPr>
          <w:sz w:val="24"/>
          <w:szCs w:val="24"/>
        </w:rPr>
        <w:tab/>
      </w:r>
    </w:p>
    <w:p w14:paraId="0C2EE364" w14:textId="77777777" w:rsidR="00282398" w:rsidRPr="00B26315" w:rsidRDefault="00282398" w:rsidP="00282398">
      <w:pPr>
        <w:tabs>
          <w:tab w:val="left" w:leader="dot" w:pos="4860"/>
        </w:tabs>
        <w:rPr>
          <w:sz w:val="24"/>
          <w:szCs w:val="24"/>
        </w:rPr>
      </w:pPr>
    </w:p>
    <w:p w14:paraId="0C2EE365" w14:textId="77777777" w:rsidR="00282398" w:rsidRPr="00B26315" w:rsidRDefault="00787CEC" w:rsidP="00256E01">
      <w:pPr>
        <w:tabs>
          <w:tab w:val="left" w:pos="1440"/>
          <w:tab w:val="left" w:leader="dot" w:pos="4395"/>
          <w:tab w:val="left" w:pos="4820"/>
          <w:tab w:val="right" w:leader="dot" w:pos="7938"/>
        </w:tabs>
        <w:rPr>
          <w:sz w:val="24"/>
          <w:szCs w:val="24"/>
        </w:rPr>
      </w:pPr>
      <w:r>
        <w:rPr>
          <w:sz w:val="24"/>
          <w:szCs w:val="24"/>
        </w:rPr>
        <w:t>N</w:t>
      </w:r>
      <w:r w:rsidR="00282398" w:rsidRPr="00B26315">
        <w:rPr>
          <w:sz w:val="24"/>
          <w:szCs w:val="24"/>
        </w:rPr>
        <w:t>am</w:t>
      </w:r>
      <w:r>
        <w:rPr>
          <w:sz w:val="24"/>
          <w:szCs w:val="24"/>
        </w:rPr>
        <w:t>e</w:t>
      </w:r>
      <w:r w:rsidR="00282398" w:rsidRPr="00B26315">
        <w:rPr>
          <w:sz w:val="24"/>
          <w:szCs w:val="24"/>
        </w:rPr>
        <w:t>:</w:t>
      </w:r>
      <w:r w:rsidR="00282398" w:rsidRPr="00B26315">
        <w:rPr>
          <w:sz w:val="24"/>
          <w:szCs w:val="24"/>
        </w:rPr>
        <w:tab/>
      </w:r>
      <w:r w:rsidR="00282398" w:rsidRPr="00B26315">
        <w:rPr>
          <w:sz w:val="24"/>
          <w:szCs w:val="24"/>
        </w:rPr>
        <w:tab/>
      </w:r>
      <w:r w:rsidR="00256E01">
        <w:rPr>
          <w:sz w:val="24"/>
          <w:szCs w:val="24"/>
        </w:rPr>
        <w:t xml:space="preserve"> </w:t>
      </w:r>
      <w:r w:rsidR="00256E01">
        <w:rPr>
          <w:sz w:val="24"/>
          <w:szCs w:val="24"/>
        </w:rPr>
        <w:tab/>
        <w:t xml:space="preserve">Student </w:t>
      </w:r>
      <w:r w:rsidR="00256E01" w:rsidRPr="00B26315">
        <w:rPr>
          <w:sz w:val="24"/>
          <w:szCs w:val="24"/>
        </w:rPr>
        <w:t>no:</w:t>
      </w:r>
      <w:r w:rsidR="00256E01">
        <w:rPr>
          <w:sz w:val="24"/>
          <w:szCs w:val="24"/>
        </w:rPr>
        <w:tab/>
      </w:r>
    </w:p>
    <w:p w14:paraId="0C2EE366" w14:textId="77777777" w:rsidR="00282398" w:rsidRPr="00B26315" w:rsidRDefault="00282398" w:rsidP="00282398">
      <w:pPr>
        <w:tabs>
          <w:tab w:val="left" w:pos="1440"/>
          <w:tab w:val="left" w:leader="dot" w:pos="4860"/>
        </w:tabs>
        <w:rPr>
          <w:sz w:val="24"/>
          <w:szCs w:val="24"/>
        </w:rPr>
      </w:pPr>
    </w:p>
    <w:p w14:paraId="0C2EE367" w14:textId="77777777" w:rsidR="00282398" w:rsidRPr="00B26315" w:rsidRDefault="00787CEC" w:rsidP="00256E01">
      <w:pPr>
        <w:tabs>
          <w:tab w:val="left" w:pos="1440"/>
          <w:tab w:val="left" w:leader="dot" w:pos="4395"/>
        </w:tabs>
        <w:rPr>
          <w:sz w:val="24"/>
          <w:szCs w:val="24"/>
        </w:rPr>
      </w:pPr>
      <w:r>
        <w:rPr>
          <w:sz w:val="24"/>
          <w:szCs w:val="24"/>
        </w:rPr>
        <w:t>Date</w:t>
      </w:r>
      <w:r w:rsidR="00282398" w:rsidRPr="00B26315">
        <w:rPr>
          <w:sz w:val="24"/>
          <w:szCs w:val="24"/>
        </w:rPr>
        <w:t>:</w:t>
      </w:r>
      <w:r w:rsidR="00282398" w:rsidRPr="00B26315">
        <w:rPr>
          <w:sz w:val="24"/>
          <w:szCs w:val="24"/>
        </w:rPr>
        <w:tab/>
      </w:r>
      <w:r w:rsidR="00282398" w:rsidRPr="00B26315">
        <w:rPr>
          <w:sz w:val="24"/>
          <w:szCs w:val="24"/>
        </w:rPr>
        <w:tab/>
      </w:r>
    </w:p>
    <w:p w14:paraId="0C2EE368" w14:textId="77777777" w:rsidR="00F95AC2" w:rsidRPr="00B26315" w:rsidRDefault="00F95AC2" w:rsidP="00E27F0B">
      <w:pPr>
        <w:pStyle w:val="Heading1nonum"/>
      </w:pPr>
      <w:bookmarkStart w:id="1" w:name="_Toc96960968"/>
      <w:r>
        <w:lastRenderedPageBreak/>
        <w:t>Abstract</w:t>
      </w:r>
      <w:bookmarkEnd w:id="1"/>
    </w:p>
    <w:p w14:paraId="0C2EE369" w14:textId="631D4AE3" w:rsidR="00F95AC2" w:rsidRPr="00B26315" w:rsidRDefault="00E75F23" w:rsidP="00F95AC2">
      <w:pPr>
        <w:pStyle w:val="Text1"/>
      </w:pPr>
      <w:r>
        <w:t>Note that in Mechanical Project and in Mechatronic Project, this abstract is replaced by the prescribed executive summary table.</w:t>
      </w:r>
    </w:p>
    <w:p w14:paraId="0C2EE36A" w14:textId="77777777" w:rsidR="00F9149A" w:rsidRPr="00B26315" w:rsidRDefault="006665F4" w:rsidP="00E27F0B">
      <w:pPr>
        <w:pStyle w:val="Heading1nonum"/>
      </w:pPr>
      <w:bookmarkStart w:id="2" w:name="_Toc96960969"/>
      <w:r>
        <w:lastRenderedPageBreak/>
        <w:t>Acknowledgements</w:t>
      </w:r>
      <w:bookmarkEnd w:id="2"/>
    </w:p>
    <w:p w14:paraId="0C2EE36B" w14:textId="77777777" w:rsidR="009141FA" w:rsidRPr="00B26315" w:rsidRDefault="001B3C76" w:rsidP="00787CEC">
      <w:pPr>
        <w:pStyle w:val="Text1"/>
      </w:pPr>
      <w:r w:rsidRPr="00B26315">
        <w:t>D</w:t>
      </w:r>
    </w:p>
    <w:p w14:paraId="0C2EE36C" w14:textId="77777777" w:rsidR="00F9149A" w:rsidRPr="00B26315" w:rsidRDefault="006665F4" w:rsidP="008452AA">
      <w:pPr>
        <w:pStyle w:val="Heading1nonumntoc"/>
      </w:pPr>
      <w:r>
        <w:lastRenderedPageBreak/>
        <w:t>Table of contents</w:t>
      </w:r>
    </w:p>
    <w:p w14:paraId="0C2EE36D" w14:textId="77777777" w:rsidR="00F9149A" w:rsidRPr="00B26315" w:rsidRDefault="00F9149A" w:rsidP="00286151">
      <w:pPr>
        <w:tabs>
          <w:tab w:val="left" w:pos="2016"/>
          <w:tab w:val="right" w:pos="7938"/>
        </w:tabs>
        <w:ind w:right="-1"/>
        <w:rPr>
          <w:rFonts w:cs="Arial"/>
          <w:b/>
          <w:sz w:val="24"/>
        </w:rPr>
      </w:pPr>
      <w:r w:rsidRPr="00B26315">
        <w:rPr>
          <w:rFonts w:cs="Arial"/>
          <w:sz w:val="24"/>
        </w:rPr>
        <w:tab/>
      </w:r>
      <w:r w:rsidRPr="00B26315">
        <w:rPr>
          <w:rFonts w:cs="Arial"/>
          <w:sz w:val="24"/>
        </w:rPr>
        <w:tab/>
      </w:r>
      <w:r w:rsidR="006665F4">
        <w:rPr>
          <w:rFonts w:cs="Arial"/>
          <w:b/>
          <w:sz w:val="24"/>
        </w:rPr>
        <w:t>Page</w:t>
      </w:r>
    </w:p>
    <w:p w14:paraId="5D6B9DB9" w14:textId="7DEACE4D" w:rsidR="00CF50D9" w:rsidRDefault="00371A39">
      <w:pPr>
        <w:pStyle w:val="TOC1"/>
        <w:rPr>
          <w:rFonts w:eastAsiaTheme="minorEastAsia" w:cstheme="minorBidi"/>
          <w:sz w:val="22"/>
          <w:szCs w:val="22"/>
          <w:lang w:val="en-US"/>
        </w:rPr>
      </w:pPr>
      <w:r w:rsidRPr="00B26315">
        <w:fldChar w:fldCharType="begin"/>
      </w:r>
      <w:r w:rsidRPr="00B26315">
        <w:instrText xml:space="preserve"> TOC \o "1-3" \h \z \u \t "Heading 7,7" </w:instrText>
      </w:r>
      <w:r w:rsidRPr="00B26315">
        <w:fldChar w:fldCharType="separate"/>
      </w:r>
      <w:hyperlink w:anchor="_Toc96960967" w:history="1">
        <w:r w:rsidR="00CF50D9" w:rsidRPr="005C16D7">
          <w:rPr>
            <w:rStyle w:val="Hyperlink"/>
          </w:rPr>
          <w:t>Plagiarism declaration</w:t>
        </w:r>
        <w:r w:rsidR="00CF50D9">
          <w:rPr>
            <w:webHidden/>
          </w:rPr>
          <w:tab/>
        </w:r>
        <w:r w:rsidR="00CF50D9">
          <w:rPr>
            <w:webHidden/>
          </w:rPr>
          <w:fldChar w:fldCharType="begin"/>
        </w:r>
        <w:r w:rsidR="00CF50D9">
          <w:rPr>
            <w:webHidden/>
          </w:rPr>
          <w:instrText xml:space="preserve"> PAGEREF _Toc96960967 \h </w:instrText>
        </w:r>
        <w:r w:rsidR="00CF50D9">
          <w:rPr>
            <w:webHidden/>
          </w:rPr>
        </w:r>
        <w:r w:rsidR="00CF50D9">
          <w:rPr>
            <w:webHidden/>
          </w:rPr>
          <w:fldChar w:fldCharType="separate"/>
        </w:r>
        <w:r w:rsidR="004F1A10">
          <w:rPr>
            <w:webHidden/>
          </w:rPr>
          <w:t>i</w:t>
        </w:r>
        <w:r w:rsidR="00CF50D9">
          <w:rPr>
            <w:webHidden/>
          </w:rPr>
          <w:fldChar w:fldCharType="end"/>
        </w:r>
      </w:hyperlink>
    </w:p>
    <w:p w14:paraId="048EA424" w14:textId="4AA10B8A" w:rsidR="00CF50D9" w:rsidRDefault="00CF50D9">
      <w:pPr>
        <w:pStyle w:val="TOC1"/>
        <w:rPr>
          <w:rFonts w:eastAsiaTheme="minorEastAsia" w:cstheme="minorBidi"/>
          <w:sz w:val="22"/>
          <w:szCs w:val="22"/>
          <w:lang w:val="en-US"/>
        </w:rPr>
      </w:pPr>
      <w:hyperlink w:anchor="_Toc96960968" w:history="1">
        <w:r w:rsidRPr="005C16D7">
          <w:rPr>
            <w:rStyle w:val="Hyperlink"/>
          </w:rPr>
          <w:t>Abstract</w:t>
        </w:r>
        <w:r>
          <w:rPr>
            <w:webHidden/>
          </w:rPr>
          <w:tab/>
        </w:r>
        <w:r>
          <w:rPr>
            <w:webHidden/>
          </w:rPr>
          <w:fldChar w:fldCharType="begin"/>
        </w:r>
        <w:r>
          <w:rPr>
            <w:webHidden/>
          </w:rPr>
          <w:instrText xml:space="preserve"> PAGEREF _Toc96960968 \h </w:instrText>
        </w:r>
        <w:r>
          <w:rPr>
            <w:webHidden/>
          </w:rPr>
        </w:r>
        <w:r>
          <w:rPr>
            <w:webHidden/>
          </w:rPr>
          <w:fldChar w:fldCharType="separate"/>
        </w:r>
        <w:r w:rsidR="004F1A10">
          <w:rPr>
            <w:webHidden/>
          </w:rPr>
          <w:t>ii</w:t>
        </w:r>
        <w:r>
          <w:rPr>
            <w:webHidden/>
          </w:rPr>
          <w:fldChar w:fldCharType="end"/>
        </w:r>
      </w:hyperlink>
    </w:p>
    <w:p w14:paraId="6F3BBC10" w14:textId="24A71CDC" w:rsidR="00CF50D9" w:rsidRDefault="00CF50D9">
      <w:pPr>
        <w:pStyle w:val="TOC1"/>
        <w:rPr>
          <w:rFonts w:eastAsiaTheme="minorEastAsia" w:cstheme="minorBidi"/>
          <w:sz w:val="22"/>
          <w:szCs w:val="22"/>
          <w:lang w:val="en-US"/>
        </w:rPr>
      </w:pPr>
      <w:hyperlink w:anchor="_Toc96960969" w:history="1">
        <w:r w:rsidRPr="005C16D7">
          <w:rPr>
            <w:rStyle w:val="Hyperlink"/>
          </w:rPr>
          <w:t>Acknowledgements</w:t>
        </w:r>
        <w:r>
          <w:rPr>
            <w:webHidden/>
          </w:rPr>
          <w:tab/>
        </w:r>
        <w:r>
          <w:rPr>
            <w:webHidden/>
          </w:rPr>
          <w:fldChar w:fldCharType="begin"/>
        </w:r>
        <w:r>
          <w:rPr>
            <w:webHidden/>
          </w:rPr>
          <w:instrText xml:space="preserve"> PAGEREF _Toc96960969 \h </w:instrText>
        </w:r>
        <w:r>
          <w:rPr>
            <w:webHidden/>
          </w:rPr>
        </w:r>
        <w:r>
          <w:rPr>
            <w:webHidden/>
          </w:rPr>
          <w:fldChar w:fldCharType="separate"/>
        </w:r>
        <w:r w:rsidR="004F1A10">
          <w:rPr>
            <w:webHidden/>
          </w:rPr>
          <w:t>iii</w:t>
        </w:r>
        <w:r>
          <w:rPr>
            <w:webHidden/>
          </w:rPr>
          <w:fldChar w:fldCharType="end"/>
        </w:r>
      </w:hyperlink>
    </w:p>
    <w:p w14:paraId="61AA9A7C" w14:textId="529C14AD" w:rsidR="00CF50D9" w:rsidRDefault="00CF50D9">
      <w:pPr>
        <w:pStyle w:val="TOC1"/>
        <w:rPr>
          <w:rFonts w:eastAsiaTheme="minorEastAsia" w:cstheme="minorBidi"/>
          <w:sz w:val="22"/>
          <w:szCs w:val="22"/>
          <w:lang w:val="en-US"/>
        </w:rPr>
      </w:pPr>
      <w:hyperlink w:anchor="_Toc96960970" w:history="1">
        <w:r w:rsidRPr="005C16D7">
          <w:rPr>
            <w:rStyle w:val="Hyperlink"/>
          </w:rPr>
          <w:t>List of figures</w:t>
        </w:r>
        <w:r>
          <w:rPr>
            <w:webHidden/>
          </w:rPr>
          <w:tab/>
        </w:r>
        <w:r>
          <w:rPr>
            <w:webHidden/>
          </w:rPr>
          <w:fldChar w:fldCharType="begin"/>
        </w:r>
        <w:r>
          <w:rPr>
            <w:webHidden/>
          </w:rPr>
          <w:instrText xml:space="preserve"> PAGEREF _Toc96960970 \h </w:instrText>
        </w:r>
        <w:r>
          <w:rPr>
            <w:webHidden/>
          </w:rPr>
        </w:r>
        <w:r>
          <w:rPr>
            <w:webHidden/>
          </w:rPr>
          <w:fldChar w:fldCharType="separate"/>
        </w:r>
        <w:r w:rsidR="004F1A10">
          <w:rPr>
            <w:webHidden/>
          </w:rPr>
          <w:t>v</w:t>
        </w:r>
        <w:r>
          <w:rPr>
            <w:webHidden/>
          </w:rPr>
          <w:fldChar w:fldCharType="end"/>
        </w:r>
      </w:hyperlink>
    </w:p>
    <w:p w14:paraId="68F57DCE" w14:textId="3CAEB696" w:rsidR="00CF50D9" w:rsidRDefault="00CF50D9">
      <w:pPr>
        <w:pStyle w:val="TOC1"/>
        <w:rPr>
          <w:rFonts w:eastAsiaTheme="minorEastAsia" w:cstheme="minorBidi"/>
          <w:sz w:val="22"/>
          <w:szCs w:val="22"/>
          <w:lang w:val="en-US"/>
        </w:rPr>
      </w:pPr>
      <w:hyperlink w:anchor="_Toc96960971" w:history="1">
        <w:r w:rsidRPr="005C16D7">
          <w:rPr>
            <w:rStyle w:val="Hyperlink"/>
          </w:rPr>
          <w:t>List of tables</w:t>
        </w:r>
        <w:r>
          <w:rPr>
            <w:webHidden/>
          </w:rPr>
          <w:tab/>
        </w:r>
        <w:r>
          <w:rPr>
            <w:webHidden/>
          </w:rPr>
          <w:fldChar w:fldCharType="begin"/>
        </w:r>
        <w:r>
          <w:rPr>
            <w:webHidden/>
          </w:rPr>
          <w:instrText xml:space="preserve"> PAGEREF _Toc96960971 \h </w:instrText>
        </w:r>
        <w:r>
          <w:rPr>
            <w:webHidden/>
          </w:rPr>
        </w:r>
        <w:r>
          <w:rPr>
            <w:webHidden/>
          </w:rPr>
          <w:fldChar w:fldCharType="separate"/>
        </w:r>
        <w:r w:rsidR="004F1A10">
          <w:rPr>
            <w:webHidden/>
          </w:rPr>
          <w:t>vi</w:t>
        </w:r>
        <w:r>
          <w:rPr>
            <w:webHidden/>
          </w:rPr>
          <w:fldChar w:fldCharType="end"/>
        </w:r>
      </w:hyperlink>
    </w:p>
    <w:p w14:paraId="2CE84438" w14:textId="1DD5BC60" w:rsidR="00CF50D9" w:rsidRDefault="00CF50D9">
      <w:pPr>
        <w:pStyle w:val="TOC1"/>
        <w:rPr>
          <w:rFonts w:eastAsiaTheme="minorEastAsia" w:cstheme="minorBidi"/>
          <w:sz w:val="22"/>
          <w:szCs w:val="22"/>
          <w:lang w:val="en-US"/>
        </w:rPr>
      </w:pPr>
      <w:hyperlink w:anchor="_Toc96960972" w:history="1">
        <w:r w:rsidRPr="005C16D7">
          <w:rPr>
            <w:rStyle w:val="Hyperlink"/>
          </w:rPr>
          <w:t>List of symbols</w:t>
        </w:r>
        <w:r>
          <w:rPr>
            <w:webHidden/>
          </w:rPr>
          <w:tab/>
        </w:r>
        <w:r>
          <w:rPr>
            <w:webHidden/>
          </w:rPr>
          <w:fldChar w:fldCharType="begin"/>
        </w:r>
        <w:r>
          <w:rPr>
            <w:webHidden/>
          </w:rPr>
          <w:instrText xml:space="preserve"> PAGEREF _Toc96960972 \h </w:instrText>
        </w:r>
        <w:r>
          <w:rPr>
            <w:webHidden/>
          </w:rPr>
        </w:r>
        <w:r>
          <w:rPr>
            <w:webHidden/>
          </w:rPr>
          <w:fldChar w:fldCharType="separate"/>
        </w:r>
        <w:r w:rsidR="004F1A10">
          <w:rPr>
            <w:webHidden/>
          </w:rPr>
          <w:t>vii</w:t>
        </w:r>
        <w:r>
          <w:rPr>
            <w:webHidden/>
          </w:rPr>
          <w:fldChar w:fldCharType="end"/>
        </w:r>
      </w:hyperlink>
    </w:p>
    <w:p w14:paraId="658DDFE6" w14:textId="7A191717" w:rsidR="00CF50D9" w:rsidRDefault="00CF50D9">
      <w:pPr>
        <w:pStyle w:val="TOC1"/>
        <w:rPr>
          <w:rFonts w:eastAsiaTheme="minorEastAsia" w:cstheme="minorBidi"/>
          <w:sz w:val="22"/>
          <w:szCs w:val="22"/>
          <w:lang w:val="en-US"/>
        </w:rPr>
      </w:pPr>
      <w:hyperlink w:anchor="_Toc96960973" w:history="1">
        <w:r w:rsidRPr="005C16D7">
          <w:rPr>
            <w:rStyle w:val="Hyperlink"/>
          </w:rPr>
          <w:t>1</w:t>
        </w:r>
        <w:r>
          <w:rPr>
            <w:rFonts w:eastAsiaTheme="minorEastAsia" w:cstheme="minorBidi"/>
            <w:sz w:val="22"/>
            <w:szCs w:val="22"/>
            <w:lang w:val="en-US"/>
          </w:rPr>
          <w:tab/>
        </w:r>
        <w:r w:rsidRPr="005C16D7">
          <w:rPr>
            <w:rStyle w:val="Hyperlink"/>
          </w:rPr>
          <w:t>Introduction</w:t>
        </w:r>
        <w:r>
          <w:rPr>
            <w:webHidden/>
          </w:rPr>
          <w:tab/>
        </w:r>
        <w:r>
          <w:rPr>
            <w:webHidden/>
          </w:rPr>
          <w:fldChar w:fldCharType="begin"/>
        </w:r>
        <w:r>
          <w:rPr>
            <w:webHidden/>
          </w:rPr>
          <w:instrText xml:space="preserve"> PAGEREF _Toc96960973 \h </w:instrText>
        </w:r>
        <w:r>
          <w:rPr>
            <w:webHidden/>
          </w:rPr>
        </w:r>
        <w:r>
          <w:rPr>
            <w:webHidden/>
          </w:rPr>
          <w:fldChar w:fldCharType="separate"/>
        </w:r>
        <w:r w:rsidR="004F1A10">
          <w:rPr>
            <w:webHidden/>
          </w:rPr>
          <w:t>8</w:t>
        </w:r>
        <w:r>
          <w:rPr>
            <w:webHidden/>
          </w:rPr>
          <w:fldChar w:fldCharType="end"/>
        </w:r>
      </w:hyperlink>
    </w:p>
    <w:p w14:paraId="0ED3664E" w14:textId="6E0ED4C2" w:rsidR="00CF50D9" w:rsidRDefault="00CF50D9">
      <w:pPr>
        <w:pStyle w:val="TOC2"/>
        <w:tabs>
          <w:tab w:val="left" w:pos="992"/>
        </w:tabs>
        <w:rPr>
          <w:rFonts w:eastAsiaTheme="minorEastAsia" w:cstheme="minorBidi"/>
          <w:sz w:val="22"/>
          <w:szCs w:val="22"/>
          <w:lang w:val="en-US"/>
        </w:rPr>
      </w:pPr>
      <w:hyperlink w:anchor="_Toc96960974" w:history="1">
        <w:r w:rsidRPr="005C16D7">
          <w:rPr>
            <w:rStyle w:val="Hyperlink"/>
          </w:rPr>
          <w:t>1.1</w:t>
        </w:r>
        <w:r>
          <w:rPr>
            <w:rFonts w:eastAsiaTheme="minorEastAsia" w:cstheme="minorBidi"/>
            <w:sz w:val="22"/>
            <w:szCs w:val="22"/>
            <w:lang w:val="en-US"/>
          </w:rPr>
          <w:tab/>
        </w:r>
        <w:r w:rsidRPr="005C16D7">
          <w:rPr>
            <w:rStyle w:val="Hyperlink"/>
          </w:rPr>
          <w:t>Background</w:t>
        </w:r>
        <w:r>
          <w:rPr>
            <w:webHidden/>
          </w:rPr>
          <w:tab/>
        </w:r>
        <w:r>
          <w:rPr>
            <w:webHidden/>
          </w:rPr>
          <w:fldChar w:fldCharType="begin"/>
        </w:r>
        <w:r>
          <w:rPr>
            <w:webHidden/>
          </w:rPr>
          <w:instrText xml:space="preserve"> PAGEREF _Toc96960974 \h </w:instrText>
        </w:r>
        <w:r>
          <w:rPr>
            <w:webHidden/>
          </w:rPr>
        </w:r>
        <w:r>
          <w:rPr>
            <w:webHidden/>
          </w:rPr>
          <w:fldChar w:fldCharType="separate"/>
        </w:r>
        <w:r w:rsidR="004F1A10">
          <w:rPr>
            <w:webHidden/>
          </w:rPr>
          <w:t>8</w:t>
        </w:r>
        <w:r>
          <w:rPr>
            <w:webHidden/>
          </w:rPr>
          <w:fldChar w:fldCharType="end"/>
        </w:r>
      </w:hyperlink>
    </w:p>
    <w:p w14:paraId="5F087974" w14:textId="4063819C" w:rsidR="00CF50D9" w:rsidRDefault="00CF50D9">
      <w:pPr>
        <w:pStyle w:val="TOC2"/>
        <w:tabs>
          <w:tab w:val="left" w:pos="992"/>
        </w:tabs>
        <w:rPr>
          <w:rFonts w:eastAsiaTheme="minorEastAsia" w:cstheme="minorBidi"/>
          <w:sz w:val="22"/>
          <w:szCs w:val="22"/>
          <w:lang w:val="en-US"/>
        </w:rPr>
      </w:pPr>
      <w:hyperlink w:anchor="_Toc96960975" w:history="1">
        <w:r w:rsidRPr="005C16D7">
          <w:rPr>
            <w:rStyle w:val="Hyperlink"/>
          </w:rPr>
          <w:t>1.2</w:t>
        </w:r>
        <w:r>
          <w:rPr>
            <w:rFonts w:eastAsiaTheme="minorEastAsia" w:cstheme="minorBidi"/>
            <w:sz w:val="22"/>
            <w:szCs w:val="22"/>
            <w:lang w:val="en-US"/>
          </w:rPr>
          <w:tab/>
        </w:r>
        <w:r w:rsidRPr="005C16D7">
          <w:rPr>
            <w:rStyle w:val="Hyperlink"/>
          </w:rPr>
          <w:t>Objectives</w:t>
        </w:r>
        <w:r>
          <w:rPr>
            <w:webHidden/>
          </w:rPr>
          <w:tab/>
        </w:r>
        <w:r>
          <w:rPr>
            <w:webHidden/>
          </w:rPr>
          <w:fldChar w:fldCharType="begin"/>
        </w:r>
        <w:r>
          <w:rPr>
            <w:webHidden/>
          </w:rPr>
          <w:instrText xml:space="preserve"> PAGEREF _Toc96960975 \h </w:instrText>
        </w:r>
        <w:r>
          <w:rPr>
            <w:webHidden/>
          </w:rPr>
        </w:r>
        <w:r>
          <w:rPr>
            <w:webHidden/>
          </w:rPr>
          <w:fldChar w:fldCharType="separate"/>
        </w:r>
        <w:r w:rsidR="004F1A10">
          <w:rPr>
            <w:webHidden/>
          </w:rPr>
          <w:t>8</w:t>
        </w:r>
        <w:r>
          <w:rPr>
            <w:webHidden/>
          </w:rPr>
          <w:fldChar w:fldCharType="end"/>
        </w:r>
      </w:hyperlink>
    </w:p>
    <w:p w14:paraId="63283D0B" w14:textId="1C3CE303" w:rsidR="00CF50D9" w:rsidRDefault="00CF50D9">
      <w:pPr>
        <w:pStyle w:val="TOC2"/>
        <w:tabs>
          <w:tab w:val="left" w:pos="992"/>
        </w:tabs>
        <w:rPr>
          <w:rFonts w:eastAsiaTheme="minorEastAsia" w:cstheme="minorBidi"/>
          <w:sz w:val="22"/>
          <w:szCs w:val="22"/>
          <w:lang w:val="en-US"/>
        </w:rPr>
      </w:pPr>
      <w:hyperlink w:anchor="_Toc96960976" w:history="1">
        <w:r w:rsidRPr="005C16D7">
          <w:rPr>
            <w:rStyle w:val="Hyperlink"/>
          </w:rPr>
          <w:t>1.3</w:t>
        </w:r>
        <w:r>
          <w:rPr>
            <w:rFonts w:eastAsiaTheme="minorEastAsia" w:cstheme="minorBidi"/>
            <w:sz w:val="22"/>
            <w:szCs w:val="22"/>
            <w:lang w:val="en-US"/>
          </w:rPr>
          <w:tab/>
        </w:r>
        <w:r w:rsidRPr="005C16D7">
          <w:rPr>
            <w:rStyle w:val="Hyperlink"/>
          </w:rPr>
          <w:t>Motivation</w:t>
        </w:r>
        <w:r>
          <w:rPr>
            <w:webHidden/>
          </w:rPr>
          <w:tab/>
        </w:r>
        <w:r>
          <w:rPr>
            <w:webHidden/>
          </w:rPr>
          <w:fldChar w:fldCharType="begin"/>
        </w:r>
        <w:r>
          <w:rPr>
            <w:webHidden/>
          </w:rPr>
          <w:instrText xml:space="preserve"> PAGEREF _Toc96960976 \h </w:instrText>
        </w:r>
        <w:r>
          <w:rPr>
            <w:webHidden/>
          </w:rPr>
        </w:r>
        <w:r>
          <w:rPr>
            <w:webHidden/>
          </w:rPr>
          <w:fldChar w:fldCharType="separate"/>
        </w:r>
        <w:r w:rsidR="004F1A10">
          <w:rPr>
            <w:webHidden/>
          </w:rPr>
          <w:t>8</w:t>
        </w:r>
        <w:r>
          <w:rPr>
            <w:webHidden/>
          </w:rPr>
          <w:fldChar w:fldCharType="end"/>
        </w:r>
      </w:hyperlink>
    </w:p>
    <w:p w14:paraId="19BAAA09" w14:textId="62A44ACC" w:rsidR="00CF50D9" w:rsidRDefault="00CF50D9">
      <w:pPr>
        <w:pStyle w:val="TOC1"/>
        <w:rPr>
          <w:rFonts w:eastAsiaTheme="minorEastAsia" w:cstheme="minorBidi"/>
          <w:sz w:val="22"/>
          <w:szCs w:val="22"/>
          <w:lang w:val="en-US"/>
        </w:rPr>
      </w:pPr>
      <w:hyperlink w:anchor="_Toc96960977" w:history="1">
        <w:r w:rsidRPr="005C16D7">
          <w:rPr>
            <w:rStyle w:val="Hyperlink"/>
          </w:rPr>
          <w:t>2</w:t>
        </w:r>
        <w:r>
          <w:rPr>
            <w:rFonts w:eastAsiaTheme="minorEastAsia" w:cstheme="minorBidi"/>
            <w:sz w:val="22"/>
            <w:szCs w:val="22"/>
            <w:lang w:val="en-US"/>
          </w:rPr>
          <w:tab/>
        </w:r>
        <w:r w:rsidRPr="005C16D7">
          <w:rPr>
            <w:rStyle w:val="Hyperlink"/>
          </w:rPr>
          <w:t>Literature review</w:t>
        </w:r>
        <w:r>
          <w:rPr>
            <w:webHidden/>
          </w:rPr>
          <w:tab/>
        </w:r>
        <w:r>
          <w:rPr>
            <w:webHidden/>
          </w:rPr>
          <w:fldChar w:fldCharType="begin"/>
        </w:r>
        <w:r>
          <w:rPr>
            <w:webHidden/>
          </w:rPr>
          <w:instrText xml:space="preserve"> PAGEREF _Toc96960977 \h </w:instrText>
        </w:r>
        <w:r>
          <w:rPr>
            <w:webHidden/>
          </w:rPr>
        </w:r>
        <w:r>
          <w:rPr>
            <w:webHidden/>
          </w:rPr>
          <w:fldChar w:fldCharType="separate"/>
        </w:r>
        <w:r w:rsidR="004F1A10">
          <w:rPr>
            <w:webHidden/>
          </w:rPr>
          <w:t>9</w:t>
        </w:r>
        <w:r>
          <w:rPr>
            <w:webHidden/>
          </w:rPr>
          <w:fldChar w:fldCharType="end"/>
        </w:r>
      </w:hyperlink>
    </w:p>
    <w:p w14:paraId="2919E959" w14:textId="6330AA24" w:rsidR="00CF50D9" w:rsidRDefault="00CF50D9">
      <w:pPr>
        <w:pStyle w:val="TOC2"/>
        <w:tabs>
          <w:tab w:val="left" w:pos="992"/>
        </w:tabs>
        <w:rPr>
          <w:rFonts w:eastAsiaTheme="minorEastAsia" w:cstheme="minorBidi"/>
          <w:sz w:val="22"/>
          <w:szCs w:val="22"/>
          <w:lang w:val="en-US"/>
        </w:rPr>
      </w:pPr>
      <w:hyperlink w:anchor="_Toc96960978" w:history="1">
        <w:r w:rsidRPr="005C16D7">
          <w:rPr>
            <w:rStyle w:val="Hyperlink"/>
          </w:rPr>
          <w:t>2.1</w:t>
        </w:r>
        <w:r>
          <w:rPr>
            <w:rFonts w:eastAsiaTheme="minorEastAsia" w:cstheme="minorBidi"/>
            <w:sz w:val="22"/>
            <w:szCs w:val="22"/>
            <w:lang w:val="en-US"/>
          </w:rPr>
          <w:tab/>
        </w:r>
        <w:r w:rsidRPr="005C16D7">
          <w:rPr>
            <w:rStyle w:val="Hyperlink"/>
          </w:rPr>
          <w:t>GPS</w:t>
        </w:r>
        <w:r>
          <w:rPr>
            <w:webHidden/>
          </w:rPr>
          <w:tab/>
        </w:r>
        <w:r>
          <w:rPr>
            <w:webHidden/>
          </w:rPr>
          <w:fldChar w:fldCharType="begin"/>
        </w:r>
        <w:r>
          <w:rPr>
            <w:webHidden/>
          </w:rPr>
          <w:instrText xml:space="preserve"> PAGEREF _Toc96960978 \h </w:instrText>
        </w:r>
        <w:r>
          <w:rPr>
            <w:webHidden/>
          </w:rPr>
        </w:r>
        <w:r>
          <w:rPr>
            <w:webHidden/>
          </w:rPr>
          <w:fldChar w:fldCharType="separate"/>
        </w:r>
        <w:r w:rsidR="004F1A10">
          <w:rPr>
            <w:webHidden/>
          </w:rPr>
          <w:t>9</w:t>
        </w:r>
        <w:r>
          <w:rPr>
            <w:webHidden/>
          </w:rPr>
          <w:fldChar w:fldCharType="end"/>
        </w:r>
      </w:hyperlink>
    </w:p>
    <w:p w14:paraId="6219B925" w14:textId="4D374C76" w:rsidR="00CF50D9" w:rsidRDefault="00CF50D9">
      <w:pPr>
        <w:pStyle w:val="TOC3"/>
        <w:rPr>
          <w:rFonts w:eastAsiaTheme="minorEastAsia" w:cstheme="minorBidi"/>
          <w:szCs w:val="22"/>
          <w:lang w:val="en-US"/>
        </w:rPr>
      </w:pPr>
      <w:hyperlink w:anchor="_Toc96960979" w:history="1">
        <w:r w:rsidRPr="005C16D7">
          <w:rPr>
            <w:rStyle w:val="Hyperlink"/>
          </w:rPr>
          <w:t>2.1.1</w:t>
        </w:r>
        <w:r>
          <w:rPr>
            <w:rFonts w:eastAsiaTheme="minorEastAsia" w:cstheme="minorBidi"/>
            <w:szCs w:val="22"/>
            <w:lang w:val="en-US"/>
          </w:rPr>
          <w:tab/>
        </w:r>
        <w:r w:rsidRPr="005C16D7">
          <w:rPr>
            <w:rStyle w:val="Hyperlink"/>
          </w:rPr>
          <w:t>History of GPS</w:t>
        </w:r>
        <w:r>
          <w:rPr>
            <w:webHidden/>
          </w:rPr>
          <w:tab/>
        </w:r>
        <w:r>
          <w:rPr>
            <w:webHidden/>
          </w:rPr>
          <w:fldChar w:fldCharType="begin"/>
        </w:r>
        <w:r>
          <w:rPr>
            <w:webHidden/>
          </w:rPr>
          <w:instrText xml:space="preserve"> PAGEREF _Toc96960979 \h </w:instrText>
        </w:r>
        <w:r>
          <w:rPr>
            <w:webHidden/>
          </w:rPr>
        </w:r>
        <w:r>
          <w:rPr>
            <w:webHidden/>
          </w:rPr>
          <w:fldChar w:fldCharType="separate"/>
        </w:r>
        <w:r w:rsidR="004F1A10">
          <w:rPr>
            <w:webHidden/>
          </w:rPr>
          <w:t>9</w:t>
        </w:r>
        <w:r>
          <w:rPr>
            <w:webHidden/>
          </w:rPr>
          <w:fldChar w:fldCharType="end"/>
        </w:r>
      </w:hyperlink>
    </w:p>
    <w:p w14:paraId="0FE0BB07" w14:textId="26631501" w:rsidR="00CF50D9" w:rsidRDefault="00CF50D9">
      <w:pPr>
        <w:pStyle w:val="TOC3"/>
        <w:rPr>
          <w:rFonts w:eastAsiaTheme="minorEastAsia" w:cstheme="minorBidi"/>
          <w:szCs w:val="22"/>
          <w:lang w:val="en-US"/>
        </w:rPr>
      </w:pPr>
      <w:hyperlink w:anchor="_Toc96960980" w:history="1">
        <w:r w:rsidRPr="005C16D7">
          <w:rPr>
            <w:rStyle w:val="Hyperlink"/>
          </w:rPr>
          <w:t>2.1.2</w:t>
        </w:r>
        <w:r>
          <w:rPr>
            <w:rFonts w:eastAsiaTheme="minorEastAsia" w:cstheme="minorBidi"/>
            <w:szCs w:val="22"/>
            <w:lang w:val="en-US"/>
          </w:rPr>
          <w:tab/>
        </w:r>
        <w:r w:rsidRPr="005C16D7">
          <w:rPr>
            <w:rStyle w:val="Hyperlink"/>
          </w:rPr>
          <w:t>Modern GPS</w:t>
        </w:r>
        <w:r>
          <w:rPr>
            <w:webHidden/>
          </w:rPr>
          <w:tab/>
        </w:r>
        <w:r>
          <w:rPr>
            <w:webHidden/>
          </w:rPr>
          <w:fldChar w:fldCharType="begin"/>
        </w:r>
        <w:r>
          <w:rPr>
            <w:webHidden/>
          </w:rPr>
          <w:instrText xml:space="preserve"> PAGEREF _Toc96960980 \h </w:instrText>
        </w:r>
        <w:r>
          <w:rPr>
            <w:webHidden/>
          </w:rPr>
        </w:r>
        <w:r>
          <w:rPr>
            <w:webHidden/>
          </w:rPr>
          <w:fldChar w:fldCharType="separate"/>
        </w:r>
        <w:r w:rsidR="004F1A10">
          <w:rPr>
            <w:webHidden/>
          </w:rPr>
          <w:t>11</w:t>
        </w:r>
        <w:r>
          <w:rPr>
            <w:webHidden/>
          </w:rPr>
          <w:fldChar w:fldCharType="end"/>
        </w:r>
      </w:hyperlink>
    </w:p>
    <w:p w14:paraId="3B73B550" w14:textId="4E5724E3" w:rsidR="00CF50D9" w:rsidRDefault="00CF50D9">
      <w:pPr>
        <w:pStyle w:val="TOC3"/>
        <w:rPr>
          <w:rFonts w:eastAsiaTheme="minorEastAsia" w:cstheme="minorBidi"/>
          <w:szCs w:val="22"/>
          <w:lang w:val="en-US"/>
        </w:rPr>
      </w:pPr>
      <w:hyperlink w:anchor="_Toc96960981" w:history="1">
        <w:r w:rsidRPr="005C16D7">
          <w:rPr>
            <w:rStyle w:val="Hyperlink"/>
          </w:rPr>
          <w:t>2.1.3</w:t>
        </w:r>
        <w:r>
          <w:rPr>
            <w:rFonts w:eastAsiaTheme="minorEastAsia" w:cstheme="minorBidi"/>
            <w:szCs w:val="22"/>
            <w:lang w:val="en-US"/>
          </w:rPr>
          <w:tab/>
        </w:r>
        <w:r w:rsidRPr="005C16D7">
          <w:rPr>
            <w:rStyle w:val="Hyperlink"/>
          </w:rPr>
          <w:t>How GPS Works</w:t>
        </w:r>
        <w:r>
          <w:rPr>
            <w:webHidden/>
          </w:rPr>
          <w:tab/>
        </w:r>
        <w:r>
          <w:rPr>
            <w:webHidden/>
          </w:rPr>
          <w:fldChar w:fldCharType="begin"/>
        </w:r>
        <w:r>
          <w:rPr>
            <w:webHidden/>
          </w:rPr>
          <w:instrText xml:space="preserve"> PAGEREF _Toc96960981 \h </w:instrText>
        </w:r>
        <w:r>
          <w:rPr>
            <w:webHidden/>
          </w:rPr>
        </w:r>
        <w:r>
          <w:rPr>
            <w:webHidden/>
          </w:rPr>
          <w:fldChar w:fldCharType="separate"/>
        </w:r>
        <w:r w:rsidR="004F1A10">
          <w:rPr>
            <w:webHidden/>
          </w:rPr>
          <w:t>11</w:t>
        </w:r>
        <w:r>
          <w:rPr>
            <w:webHidden/>
          </w:rPr>
          <w:fldChar w:fldCharType="end"/>
        </w:r>
      </w:hyperlink>
    </w:p>
    <w:p w14:paraId="60FF99A0" w14:textId="23ED0DB1" w:rsidR="00CF50D9" w:rsidRDefault="00CF50D9">
      <w:pPr>
        <w:pStyle w:val="TOC2"/>
        <w:tabs>
          <w:tab w:val="left" w:pos="992"/>
        </w:tabs>
        <w:rPr>
          <w:rFonts w:eastAsiaTheme="minorEastAsia" w:cstheme="minorBidi"/>
          <w:sz w:val="22"/>
          <w:szCs w:val="22"/>
          <w:lang w:val="en-US"/>
        </w:rPr>
      </w:pPr>
      <w:hyperlink w:anchor="_Toc96960982" w:history="1">
        <w:r w:rsidRPr="005C16D7">
          <w:rPr>
            <w:rStyle w:val="Hyperlink"/>
          </w:rPr>
          <w:t>2.2</w:t>
        </w:r>
        <w:r>
          <w:rPr>
            <w:rFonts w:eastAsiaTheme="minorEastAsia" w:cstheme="minorBidi"/>
            <w:sz w:val="22"/>
            <w:szCs w:val="22"/>
            <w:lang w:val="en-US"/>
          </w:rPr>
          <w:tab/>
        </w:r>
        <w:r w:rsidRPr="005C16D7">
          <w:rPr>
            <w:rStyle w:val="Hyperlink"/>
          </w:rPr>
          <w:t>Digital Compass</w:t>
        </w:r>
        <w:r>
          <w:rPr>
            <w:webHidden/>
          </w:rPr>
          <w:tab/>
        </w:r>
        <w:r>
          <w:rPr>
            <w:webHidden/>
          </w:rPr>
          <w:fldChar w:fldCharType="begin"/>
        </w:r>
        <w:r>
          <w:rPr>
            <w:webHidden/>
          </w:rPr>
          <w:instrText xml:space="preserve"> PAGEREF _Toc96960982 \h </w:instrText>
        </w:r>
        <w:r>
          <w:rPr>
            <w:webHidden/>
          </w:rPr>
        </w:r>
        <w:r>
          <w:rPr>
            <w:webHidden/>
          </w:rPr>
          <w:fldChar w:fldCharType="separate"/>
        </w:r>
        <w:r w:rsidR="004F1A10">
          <w:rPr>
            <w:webHidden/>
          </w:rPr>
          <w:t>12</w:t>
        </w:r>
        <w:r>
          <w:rPr>
            <w:webHidden/>
          </w:rPr>
          <w:fldChar w:fldCharType="end"/>
        </w:r>
      </w:hyperlink>
    </w:p>
    <w:p w14:paraId="48B5679D" w14:textId="37CEE2E0" w:rsidR="00CF50D9" w:rsidRDefault="00CF50D9">
      <w:pPr>
        <w:pStyle w:val="TOC3"/>
        <w:rPr>
          <w:rFonts w:eastAsiaTheme="minorEastAsia" w:cstheme="minorBidi"/>
          <w:szCs w:val="22"/>
          <w:lang w:val="en-US"/>
        </w:rPr>
      </w:pPr>
      <w:hyperlink w:anchor="_Toc96960983" w:history="1">
        <w:r w:rsidRPr="005C16D7">
          <w:rPr>
            <w:rStyle w:val="Hyperlink"/>
          </w:rPr>
          <w:t>2.2.1</w:t>
        </w:r>
        <w:r>
          <w:rPr>
            <w:rFonts w:eastAsiaTheme="minorEastAsia" w:cstheme="minorBidi"/>
            <w:szCs w:val="22"/>
            <w:lang w:val="en-US"/>
          </w:rPr>
          <w:tab/>
        </w:r>
        <w:r w:rsidRPr="005C16D7">
          <w:rPr>
            <w:rStyle w:val="Hyperlink"/>
          </w:rPr>
          <w:t>What is Magnetic North</w:t>
        </w:r>
        <w:r>
          <w:rPr>
            <w:webHidden/>
          </w:rPr>
          <w:tab/>
        </w:r>
        <w:r>
          <w:rPr>
            <w:webHidden/>
          </w:rPr>
          <w:fldChar w:fldCharType="begin"/>
        </w:r>
        <w:r>
          <w:rPr>
            <w:webHidden/>
          </w:rPr>
          <w:instrText xml:space="preserve"> PAGEREF _Toc96960983 \h </w:instrText>
        </w:r>
        <w:r>
          <w:rPr>
            <w:webHidden/>
          </w:rPr>
        </w:r>
        <w:r>
          <w:rPr>
            <w:webHidden/>
          </w:rPr>
          <w:fldChar w:fldCharType="separate"/>
        </w:r>
        <w:r w:rsidR="004F1A10">
          <w:rPr>
            <w:webHidden/>
          </w:rPr>
          <w:t>12</w:t>
        </w:r>
        <w:r>
          <w:rPr>
            <w:webHidden/>
          </w:rPr>
          <w:fldChar w:fldCharType="end"/>
        </w:r>
      </w:hyperlink>
    </w:p>
    <w:p w14:paraId="7254DFBA" w14:textId="09659471" w:rsidR="00CF50D9" w:rsidRDefault="00CF50D9">
      <w:pPr>
        <w:pStyle w:val="TOC2"/>
        <w:tabs>
          <w:tab w:val="left" w:pos="992"/>
        </w:tabs>
        <w:rPr>
          <w:rFonts w:eastAsiaTheme="minorEastAsia" w:cstheme="minorBidi"/>
          <w:sz w:val="22"/>
          <w:szCs w:val="22"/>
          <w:lang w:val="en-US"/>
        </w:rPr>
      </w:pPr>
      <w:hyperlink w:anchor="_Toc96960984" w:history="1">
        <w:r w:rsidRPr="005C16D7">
          <w:rPr>
            <w:rStyle w:val="Hyperlink"/>
          </w:rPr>
          <w:t>2.3</w:t>
        </w:r>
        <w:r>
          <w:rPr>
            <w:rFonts w:eastAsiaTheme="minorEastAsia" w:cstheme="minorBidi"/>
            <w:sz w:val="22"/>
            <w:szCs w:val="22"/>
            <w:lang w:val="en-US"/>
          </w:rPr>
          <w:tab/>
        </w:r>
        <w:r w:rsidRPr="005C16D7">
          <w:rPr>
            <w:rStyle w:val="Hyperlink"/>
          </w:rPr>
          <w:t>PWM</w:t>
        </w:r>
        <w:r>
          <w:rPr>
            <w:webHidden/>
          </w:rPr>
          <w:tab/>
        </w:r>
        <w:r>
          <w:rPr>
            <w:webHidden/>
          </w:rPr>
          <w:fldChar w:fldCharType="begin"/>
        </w:r>
        <w:r>
          <w:rPr>
            <w:webHidden/>
          </w:rPr>
          <w:instrText xml:space="preserve"> PAGEREF _Toc96960984 \h </w:instrText>
        </w:r>
        <w:r>
          <w:rPr>
            <w:webHidden/>
          </w:rPr>
        </w:r>
        <w:r>
          <w:rPr>
            <w:webHidden/>
          </w:rPr>
          <w:fldChar w:fldCharType="separate"/>
        </w:r>
        <w:r w:rsidR="004F1A10">
          <w:rPr>
            <w:webHidden/>
          </w:rPr>
          <w:t>13</w:t>
        </w:r>
        <w:r>
          <w:rPr>
            <w:webHidden/>
          </w:rPr>
          <w:fldChar w:fldCharType="end"/>
        </w:r>
      </w:hyperlink>
    </w:p>
    <w:p w14:paraId="3D17DFC7" w14:textId="2865DEA7" w:rsidR="00CF50D9" w:rsidRDefault="00CF50D9">
      <w:pPr>
        <w:pStyle w:val="TOC2"/>
        <w:tabs>
          <w:tab w:val="left" w:pos="992"/>
        </w:tabs>
        <w:rPr>
          <w:rFonts w:eastAsiaTheme="minorEastAsia" w:cstheme="minorBidi"/>
          <w:sz w:val="22"/>
          <w:szCs w:val="22"/>
          <w:lang w:val="en-US"/>
        </w:rPr>
      </w:pPr>
      <w:hyperlink w:anchor="_Toc96960985" w:history="1">
        <w:r w:rsidRPr="005C16D7">
          <w:rPr>
            <w:rStyle w:val="Hyperlink"/>
          </w:rPr>
          <w:t>2.4</w:t>
        </w:r>
        <w:r>
          <w:rPr>
            <w:rFonts w:eastAsiaTheme="minorEastAsia" w:cstheme="minorBidi"/>
            <w:sz w:val="22"/>
            <w:szCs w:val="22"/>
            <w:lang w:val="en-US"/>
          </w:rPr>
          <w:tab/>
        </w:r>
        <w:r w:rsidRPr="005C16D7">
          <w:rPr>
            <w:rStyle w:val="Hyperlink"/>
          </w:rPr>
          <w:t>Analogue vs Digital Signals</w:t>
        </w:r>
        <w:r>
          <w:rPr>
            <w:webHidden/>
          </w:rPr>
          <w:tab/>
        </w:r>
        <w:r>
          <w:rPr>
            <w:webHidden/>
          </w:rPr>
          <w:fldChar w:fldCharType="begin"/>
        </w:r>
        <w:r>
          <w:rPr>
            <w:webHidden/>
          </w:rPr>
          <w:instrText xml:space="preserve"> PAGEREF _Toc96960985 \h </w:instrText>
        </w:r>
        <w:r>
          <w:rPr>
            <w:webHidden/>
          </w:rPr>
        </w:r>
        <w:r>
          <w:rPr>
            <w:webHidden/>
          </w:rPr>
          <w:fldChar w:fldCharType="separate"/>
        </w:r>
        <w:r w:rsidR="004F1A10">
          <w:rPr>
            <w:webHidden/>
          </w:rPr>
          <w:t>15</w:t>
        </w:r>
        <w:r>
          <w:rPr>
            <w:webHidden/>
          </w:rPr>
          <w:fldChar w:fldCharType="end"/>
        </w:r>
      </w:hyperlink>
    </w:p>
    <w:p w14:paraId="57F09CD9" w14:textId="2429B03D" w:rsidR="00CF50D9" w:rsidRDefault="00CF50D9">
      <w:pPr>
        <w:pStyle w:val="TOC1"/>
        <w:rPr>
          <w:rFonts w:eastAsiaTheme="minorEastAsia" w:cstheme="minorBidi"/>
          <w:sz w:val="22"/>
          <w:szCs w:val="22"/>
          <w:lang w:val="en-US"/>
        </w:rPr>
      </w:pPr>
      <w:hyperlink w:anchor="_Toc96960986" w:history="1">
        <w:r w:rsidRPr="005C16D7">
          <w:rPr>
            <w:rStyle w:val="Hyperlink"/>
          </w:rPr>
          <w:t>3</w:t>
        </w:r>
        <w:r>
          <w:rPr>
            <w:rFonts w:eastAsiaTheme="minorEastAsia" w:cstheme="minorBidi"/>
            <w:sz w:val="22"/>
            <w:szCs w:val="22"/>
            <w:lang w:val="en-US"/>
          </w:rPr>
          <w:tab/>
        </w:r>
        <w:r w:rsidRPr="005C16D7">
          <w:rPr>
            <w:rStyle w:val="Hyperlink"/>
          </w:rPr>
          <w:t>Content chapter</w:t>
        </w:r>
        <w:r>
          <w:rPr>
            <w:webHidden/>
          </w:rPr>
          <w:tab/>
        </w:r>
        <w:r>
          <w:rPr>
            <w:webHidden/>
          </w:rPr>
          <w:fldChar w:fldCharType="begin"/>
        </w:r>
        <w:r>
          <w:rPr>
            <w:webHidden/>
          </w:rPr>
          <w:instrText xml:space="preserve"> PAGEREF _Toc96960986 \h </w:instrText>
        </w:r>
        <w:r>
          <w:rPr>
            <w:webHidden/>
          </w:rPr>
        </w:r>
        <w:r>
          <w:rPr>
            <w:webHidden/>
          </w:rPr>
          <w:fldChar w:fldCharType="separate"/>
        </w:r>
        <w:r w:rsidR="004F1A10">
          <w:rPr>
            <w:webHidden/>
          </w:rPr>
          <w:t>17</w:t>
        </w:r>
        <w:r>
          <w:rPr>
            <w:webHidden/>
          </w:rPr>
          <w:fldChar w:fldCharType="end"/>
        </w:r>
      </w:hyperlink>
    </w:p>
    <w:p w14:paraId="44BE1C94" w14:textId="2FC2BAAF" w:rsidR="00CF50D9" w:rsidRDefault="00CF50D9">
      <w:pPr>
        <w:pStyle w:val="TOC2"/>
        <w:tabs>
          <w:tab w:val="left" w:pos="992"/>
        </w:tabs>
        <w:rPr>
          <w:rFonts w:eastAsiaTheme="minorEastAsia" w:cstheme="minorBidi"/>
          <w:sz w:val="22"/>
          <w:szCs w:val="22"/>
          <w:lang w:val="en-US"/>
        </w:rPr>
      </w:pPr>
      <w:hyperlink w:anchor="_Toc96960987" w:history="1">
        <w:r w:rsidRPr="005C16D7">
          <w:rPr>
            <w:rStyle w:val="Hyperlink"/>
          </w:rPr>
          <w:t>3.1</w:t>
        </w:r>
        <w:r>
          <w:rPr>
            <w:rFonts w:eastAsiaTheme="minorEastAsia" w:cstheme="minorBidi"/>
            <w:sz w:val="22"/>
            <w:szCs w:val="22"/>
            <w:lang w:val="en-US"/>
          </w:rPr>
          <w:tab/>
        </w:r>
        <w:r w:rsidRPr="005C16D7">
          <w:rPr>
            <w:rStyle w:val="Hyperlink"/>
          </w:rPr>
          <w:t>Heading level 2</w:t>
        </w:r>
        <w:r>
          <w:rPr>
            <w:webHidden/>
          </w:rPr>
          <w:tab/>
        </w:r>
        <w:r>
          <w:rPr>
            <w:webHidden/>
          </w:rPr>
          <w:fldChar w:fldCharType="begin"/>
        </w:r>
        <w:r>
          <w:rPr>
            <w:webHidden/>
          </w:rPr>
          <w:instrText xml:space="preserve"> PAGEREF _Toc96960987 \h </w:instrText>
        </w:r>
        <w:r>
          <w:rPr>
            <w:webHidden/>
          </w:rPr>
        </w:r>
        <w:r>
          <w:rPr>
            <w:webHidden/>
          </w:rPr>
          <w:fldChar w:fldCharType="separate"/>
        </w:r>
        <w:r w:rsidR="004F1A10">
          <w:rPr>
            <w:webHidden/>
          </w:rPr>
          <w:t>17</w:t>
        </w:r>
        <w:r>
          <w:rPr>
            <w:webHidden/>
          </w:rPr>
          <w:fldChar w:fldCharType="end"/>
        </w:r>
      </w:hyperlink>
    </w:p>
    <w:p w14:paraId="4C5B3B3F" w14:textId="4D14B3AA" w:rsidR="00CF50D9" w:rsidRDefault="00CF50D9">
      <w:pPr>
        <w:pStyle w:val="TOC3"/>
        <w:rPr>
          <w:rFonts w:eastAsiaTheme="minorEastAsia" w:cstheme="minorBidi"/>
          <w:szCs w:val="22"/>
          <w:lang w:val="en-US"/>
        </w:rPr>
      </w:pPr>
      <w:hyperlink w:anchor="_Toc96960988" w:history="1">
        <w:r w:rsidRPr="005C16D7">
          <w:rPr>
            <w:rStyle w:val="Hyperlink"/>
          </w:rPr>
          <w:t>3.1.1</w:t>
        </w:r>
        <w:r>
          <w:rPr>
            <w:rFonts w:eastAsiaTheme="minorEastAsia" w:cstheme="minorBidi"/>
            <w:szCs w:val="22"/>
            <w:lang w:val="en-US"/>
          </w:rPr>
          <w:tab/>
        </w:r>
        <w:r w:rsidRPr="005C16D7">
          <w:rPr>
            <w:rStyle w:val="Hyperlink"/>
          </w:rPr>
          <w:t>Heading level 3</w:t>
        </w:r>
        <w:r>
          <w:rPr>
            <w:webHidden/>
          </w:rPr>
          <w:tab/>
        </w:r>
        <w:r>
          <w:rPr>
            <w:webHidden/>
          </w:rPr>
          <w:fldChar w:fldCharType="begin"/>
        </w:r>
        <w:r>
          <w:rPr>
            <w:webHidden/>
          </w:rPr>
          <w:instrText xml:space="preserve"> PAGEREF _Toc96960988 \h </w:instrText>
        </w:r>
        <w:r>
          <w:rPr>
            <w:webHidden/>
          </w:rPr>
        </w:r>
        <w:r>
          <w:rPr>
            <w:webHidden/>
          </w:rPr>
          <w:fldChar w:fldCharType="separate"/>
        </w:r>
        <w:r w:rsidR="004F1A10">
          <w:rPr>
            <w:webHidden/>
          </w:rPr>
          <w:t>17</w:t>
        </w:r>
        <w:r>
          <w:rPr>
            <w:webHidden/>
          </w:rPr>
          <w:fldChar w:fldCharType="end"/>
        </w:r>
      </w:hyperlink>
    </w:p>
    <w:p w14:paraId="62FCC5CA" w14:textId="02E62FF7" w:rsidR="00CF50D9" w:rsidRDefault="00CF50D9">
      <w:pPr>
        <w:pStyle w:val="TOC1"/>
        <w:rPr>
          <w:rFonts w:eastAsiaTheme="minorEastAsia" w:cstheme="minorBidi"/>
          <w:sz w:val="22"/>
          <w:szCs w:val="22"/>
          <w:lang w:val="en-US"/>
        </w:rPr>
      </w:pPr>
      <w:hyperlink w:anchor="_Toc96960989" w:history="1">
        <w:r w:rsidRPr="005C16D7">
          <w:rPr>
            <w:rStyle w:val="Hyperlink"/>
          </w:rPr>
          <w:t>4</w:t>
        </w:r>
        <w:r>
          <w:rPr>
            <w:rFonts w:eastAsiaTheme="minorEastAsia" w:cstheme="minorBidi"/>
            <w:sz w:val="22"/>
            <w:szCs w:val="22"/>
            <w:lang w:val="en-US"/>
          </w:rPr>
          <w:tab/>
        </w:r>
        <w:r w:rsidRPr="005C16D7">
          <w:rPr>
            <w:rStyle w:val="Hyperlink"/>
          </w:rPr>
          <w:t>Conclusions</w:t>
        </w:r>
        <w:r>
          <w:rPr>
            <w:webHidden/>
          </w:rPr>
          <w:tab/>
        </w:r>
        <w:r>
          <w:rPr>
            <w:webHidden/>
          </w:rPr>
          <w:fldChar w:fldCharType="begin"/>
        </w:r>
        <w:r>
          <w:rPr>
            <w:webHidden/>
          </w:rPr>
          <w:instrText xml:space="preserve"> PAGEREF _Toc96960989 \h </w:instrText>
        </w:r>
        <w:r>
          <w:rPr>
            <w:webHidden/>
          </w:rPr>
        </w:r>
        <w:r>
          <w:rPr>
            <w:webHidden/>
          </w:rPr>
          <w:fldChar w:fldCharType="separate"/>
        </w:r>
        <w:r w:rsidR="004F1A10">
          <w:rPr>
            <w:webHidden/>
          </w:rPr>
          <w:t>20</w:t>
        </w:r>
        <w:r>
          <w:rPr>
            <w:webHidden/>
          </w:rPr>
          <w:fldChar w:fldCharType="end"/>
        </w:r>
      </w:hyperlink>
    </w:p>
    <w:p w14:paraId="163CB16C" w14:textId="253DAA9F" w:rsidR="00CF50D9" w:rsidRDefault="00CF50D9">
      <w:pPr>
        <w:pStyle w:val="TOC1"/>
        <w:rPr>
          <w:rFonts w:eastAsiaTheme="minorEastAsia" w:cstheme="minorBidi"/>
          <w:sz w:val="22"/>
          <w:szCs w:val="22"/>
          <w:lang w:val="en-US"/>
        </w:rPr>
      </w:pPr>
      <w:hyperlink w:anchor="_Toc96960990" w:history="1">
        <w:r w:rsidRPr="005C16D7">
          <w:rPr>
            <w:rStyle w:val="Hyperlink"/>
          </w:rPr>
          <w:t>5</w:t>
        </w:r>
        <w:r>
          <w:rPr>
            <w:rFonts w:eastAsiaTheme="minorEastAsia" w:cstheme="minorBidi"/>
            <w:sz w:val="22"/>
            <w:szCs w:val="22"/>
            <w:lang w:val="en-US"/>
          </w:rPr>
          <w:tab/>
        </w:r>
        <w:r w:rsidRPr="005C16D7">
          <w:rPr>
            <w:rStyle w:val="Hyperlink"/>
          </w:rPr>
          <w:t>References</w:t>
        </w:r>
        <w:r>
          <w:rPr>
            <w:webHidden/>
          </w:rPr>
          <w:tab/>
        </w:r>
        <w:r>
          <w:rPr>
            <w:webHidden/>
          </w:rPr>
          <w:fldChar w:fldCharType="begin"/>
        </w:r>
        <w:r>
          <w:rPr>
            <w:webHidden/>
          </w:rPr>
          <w:instrText xml:space="preserve"> PAGEREF _Toc96960990 \h </w:instrText>
        </w:r>
        <w:r>
          <w:rPr>
            <w:webHidden/>
          </w:rPr>
        </w:r>
        <w:r>
          <w:rPr>
            <w:webHidden/>
          </w:rPr>
          <w:fldChar w:fldCharType="separate"/>
        </w:r>
        <w:r w:rsidR="004F1A10">
          <w:rPr>
            <w:webHidden/>
          </w:rPr>
          <w:t>21</w:t>
        </w:r>
        <w:r>
          <w:rPr>
            <w:webHidden/>
          </w:rPr>
          <w:fldChar w:fldCharType="end"/>
        </w:r>
      </w:hyperlink>
    </w:p>
    <w:p w14:paraId="0C2EE382" w14:textId="316F4A50" w:rsidR="00F9149A" w:rsidRPr="00B26315" w:rsidRDefault="00371A39">
      <w:pPr>
        <w:ind w:right="-1440"/>
        <w:rPr>
          <w:rFonts w:cs="Arial"/>
          <w:noProof/>
          <w:sz w:val="24"/>
        </w:rPr>
      </w:pPr>
      <w:r w:rsidRPr="00B26315">
        <w:rPr>
          <w:rFonts w:cs="Arial"/>
          <w:b/>
          <w:noProof/>
          <w:sz w:val="24"/>
        </w:rPr>
        <w:fldChar w:fldCharType="end"/>
      </w:r>
    </w:p>
    <w:p w14:paraId="0C2EE383" w14:textId="77777777" w:rsidR="001027E1" w:rsidRPr="00B26315" w:rsidRDefault="001027E1" w:rsidP="00E27F0B">
      <w:pPr>
        <w:pStyle w:val="Heading1nonum"/>
        <w:rPr>
          <w:noProof/>
        </w:rPr>
      </w:pPr>
      <w:bookmarkStart w:id="3" w:name="_Toc269981194"/>
      <w:bookmarkStart w:id="4" w:name="_Toc96960970"/>
      <w:r w:rsidRPr="00B26315">
        <w:rPr>
          <w:noProof/>
        </w:rPr>
        <w:lastRenderedPageBreak/>
        <w:t>L</w:t>
      </w:r>
      <w:r w:rsidR="00CE2F88">
        <w:rPr>
          <w:noProof/>
        </w:rPr>
        <w:t>ist of</w:t>
      </w:r>
      <w:r w:rsidRPr="00B26315">
        <w:rPr>
          <w:noProof/>
        </w:rPr>
        <w:t xml:space="preserve"> figure</w:t>
      </w:r>
      <w:bookmarkEnd w:id="3"/>
      <w:r w:rsidR="00CE2F88">
        <w:rPr>
          <w:noProof/>
        </w:rPr>
        <w:t>s</w:t>
      </w:r>
      <w:bookmarkEnd w:id="4"/>
    </w:p>
    <w:p w14:paraId="0C2EE384" w14:textId="77777777" w:rsidR="001027E1" w:rsidRPr="00B26315" w:rsidRDefault="001027E1" w:rsidP="001027E1"/>
    <w:p w14:paraId="0C2EE385" w14:textId="77777777" w:rsidR="001027E1" w:rsidRPr="00B26315" w:rsidRDefault="001027E1" w:rsidP="001027E1">
      <w:pPr>
        <w:tabs>
          <w:tab w:val="left" w:pos="2016"/>
          <w:tab w:val="right" w:pos="7938"/>
        </w:tabs>
        <w:ind w:right="-1"/>
        <w:rPr>
          <w:rFonts w:cs="Arial"/>
          <w:b/>
          <w:sz w:val="24"/>
        </w:rPr>
      </w:pPr>
      <w:r w:rsidRPr="00B26315">
        <w:rPr>
          <w:rFonts w:cs="Arial"/>
          <w:sz w:val="24"/>
        </w:rPr>
        <w:tab/>
      </w:r>
      <w:r w:rsidRPr="00B26315">
        <w:rPr>
          <w:rFonts w:cs="Arial"/>
          <w:sz w:val="24"/>
        </w:rPr>
        <w:tab/>
      </w:r>
      <w:r w:rsidR="00CE2F88">
        <w:rPr>
          <w:rFonts w:cs="Arial"/>
          <w:b/>
          <w:sz w:val="24"/>
        </w:rPr>
        <w:t>Page</w:t>
      </w:r>
    </w:p>
    <w:p w14:paraId="74FB2FD9" w14:textId="2DF67632" w:rsidR="00CF50D9" w:rsidRDefault="00AA2827">
      <w:pPr>
        <w:pStyle w:val="TableofFigures"/>
        <w:tabs>
          <w:tab w:val="right" w:leader="dot" w:pos="7927"/>
        </w:tabs>
        <w:rPr>
          <w:rFonts w:eastAsiaTheme="minorEastAsia" w:cstheme="minorBidi"/>
          <w:noProof/>
          <w:sz w:val="22"/>
          <w:szCs w:val="22"/>
          <w:lang w:val="en-US"/>
        </w:rPr>
      </w:pPr>
      <w:r>
        <w:fldChar w:fldCharType="begin"/>
      </w:r>
      <w:r>
        <w:instrText xml:space="preserve"> TOC \h \z \c "Figure" </w:instrText>
      </w:r>
      <w:r>
        <w:fldChar w:fldCharType="separate"/>
      </w:r>
      <w:hyperlink w:anchor="_Toc96960959" w:history="1">
        <w:r w:rsidR="00CF50D9" w:rsidRPr="003F6065">
          <w:rPr>
            <w:rStyle w:val="Hyperlink"/>
            <w:noProof/>
          </w:rPr>
          <w:t>Figure 1: Early GPS receivers were large heavy devices. ((USAF), 1978)</w:t>
        </w:r>
        <w:r w:rsidR="00CF50D9">
          <w:rPr>
            <w:noProof/>
            <w:webHidden/>
          </w:rPr>
          <w:tab/>
        </w:r>
        <w:r w:rsidR="00CF50D9">
          <w:rPr>
            <w:noProof/>
            <w:webHidden/>
          </w:rPr>
          <w:fldChar w:fldCharType="begin"/>
        </w:r>
        <w:r w:rsidR="00CF50D9">
          <w:rPr>
            <w:noProof/>
            <w:webHidden/>
          </w:rPr>
          <w:instrText xml:space="preserve"> PAGEREF _Toc96960959 \h </w:instrText>
        </w:r>
        <w:r w:rsidR="00CF50D9">
          <w:rPr>
            <w:noProof/>
            <w:webHidden/>
          </w:rPr>
        </w:r>
        <w:r w:rsidR="00CF50D9">
          <w:rPr>
            <w:noProof/>
            <w:webHidden/>
          </w:rPr>
          <w:fldChar w:fldCharType="separate"/>
        </w:r>
        <w:r w:rsidR="004F1A10">
          <w:rPr>
            <w:noProof/>
            <w:webHidden/>
          </w:rPr>
          <w:t>10</w:t>
        </w:r>
        <w:r w:rsidR="00CF50D9">
          <w:rPr>
            <w:noProof/>
            <w:webHidden/>
          </w:rPr>
          <w:fldChar w:fldCharType="end"/>
        </w:r>
      </w:hyperlink>
    </w:p>
    <w:p w14:paraId="63679E67" w14:textId="0C8071C5" w:rsidR="00CF50D9" w:rsidRDefault="00CF50D9">
      <w:pPr>
        <w:pStyle w:val="TableofFigures"/>
        <w:tabs>
          <w:tab w:val="right" w:leader="dot" w:pos="7927"/>
        </w:tabs>
        <w:rPr>
          <w:rFonts w:eastAsiaTheme="minorEastAsia" w:cstheme="minorBidi"/>
          <w:noProof/>
          <w:sz w:val="22"/>
          <w:szCs w:val="22"/>
          <w:lang w:val="en-US"/>
        </w:rPr>
      </w:pPr>
      <w:hyperlink w:anchor="_Toc96960960" w:history="1">
        <w:r w:rsidRPr="003F6065">
          <w:rPr>
            <w:rStyle w:val="Hyperlink"/>
            <w:noProof/>
          </w:rPr>
          <w:t>Figure 2: Distance spheres around each satellite intersect at one point</w:t>
        </w:r>
        <w:r>
          <w:rPr>
            <w:noProof/>
            <w:webHidden/>
          </w:rPr>
          <w:tab/>
        </w:r>
        <w:r>
          <w:rPr>
            <w:noProof/>
            <w:webHidden/>
          </w:rPr>
          <w:fldChar w:fldCharType="begin"/>
        </w:r>
        <w:r>
          <w:rPr>
            <w:noProof/>
            <w:webHidden/>
          </w:rPr>
          <w:instrText xml:space="preserve"> PAGEREF _Toc96960960 \h </w:instrText>
        </w:r>
        <w:r>
          <w:rPr>
            <w:noProof/>
            <w:webHidden/>
          </w:rPr>
        </w:r>
        <w:r>
          <w:rPr>
            <w:noProof/>
            <w:webHidden/>
          </w:rPr>
          <w:fldChar w:fldCharType="separate"/>
        </w:r>
        <w:r w:rsidR="004F1A10">
          <w:rPr>
            <w:noProof/>
            <w:webHidden/>
          </w:rPr>
          <w:t>11</w:t>
        </w:r>
        <w:r>
          <w:rPr>
            <w:noProof/>
            <w:webHidden/>
          </w:rPr>
          <w:fldChar w:fldCharType="end"/>
        </w:r>
      </w:hyperlink>
    </w:p>
    <w:p w14:paraId="1934B7F4" w14:textId="33AD6850" w:rsidR="00CF50D9" w:rsidRDefault="00CF50D9">
      <w:pPr>
        <w:pStyle w:val="TableofFigures"/>
        <w:tabs>
          <w:tab w:val="right" w:leader="dot" w:pos="7927"/>
        </w:tabs>
        <w:rPr>
          <w:rFonts w:eastAsiaTheme="minorEastAsia" w:cstheme="minorBidi"/>
          <w:noProof/>
          <w:sz w:val="22"/>
          <w:szCs w:val="22"/>
          <w:lang w:val="en-US"/>
        </w:rPr>
      </w:pPr>
      <w:hyperlink w:anchor="_Toc96960961" w:history="1">
        <w:r w:rsidRPr="003F6065">
          <w:rPr>
            <w:rStyle w:val="Hyperlink"/>
            <w:noProof/>
          </w:rPr>
          <w:t>Figure 3: The Differentiation between magnetic and true north</w:t>
        </w:r>
        <w:r>
          <w:rPr>
            <w:noProof/>
            <w:webHidden/>
          </w:rPr>
          <w:tab/>
        </w:r>
        <w:r>
          <w:rPr>
            <w:noProof/>
            <w:webHidden/>
          </w:rPr>
          <w:fldChar w:fldCharType="begin"/>
        </w:r>
        <w:r>
          <w:rPr>
            <w:noProof/>
            <w:webHidden/>
          </w:rPr>
          <w:instrText xml:space="preserve"> PAGEREF _Toc96960961 \h </w:instrText>
        </w:r>
        <w:r>
          <w:rPr>
            <w:noProof/>
            <w:webHidden/>
          </w:rPr>
        </w:r>
        <w:r>
          <w:rPr>
            <w:noProof/>
            <w:webHidden/>
          </w:rPr>
          <w:fldChar w:fldCharType="separate"/>
        </w:r>
        <w:r w:rsidR="004F1A10">
          <w:rPr>
            <w:noProof/>
            <w:webHidden/>
          </w:rPr>
          <w:t>13</w:t>
        </w:r>
        <w:r>
          <w:rPr>
            <w:noProof/>
            <w:webHidden/>
          </w:rPr>
          <w:fldChar w:fldCharType="end"/>
        </w:r>
      </w:hyperlink>
    </w:p>
    <w:p w14:paraId="1681B9A6" w14:textId="51A04FD8" w:rsidR="00CF50D9" w:rsidRDefault="00CF50D9">
      <w:pPr>
        <w:pStyle w:val="TableofFigures"/>
        <w:tabs>
          <w:tab w:val="right" w:leader="dot" w:pos="7927"/>
        </w:tabs>
        <w:rPr>
          <w:rFonts w:eastAsiaTheme="minorEastAsia" w:cstheme="minorBidi"/>
          <w:noProof/>
          <w:sz w:val="22"/>
          <w:szCs w:val="22"/>
          <w:lang w:val="en-US"/>
        </w:rPr>
      </w:pPr>
      <w:hyperlink w:anchor="_Toc96960962" w:history="1">
        <w:r w:rsidRPr="003F6065">
          <w:rPr>
            <w:rStyle w:val="Hyperlink"/>
            <w:noProof/>
          </w:rPr>
          <w:t>Figure 4: Duty Cycle of PWM Signal</w:t>
        </w:r>
        <w:r>
          <w:rPr>
            <w:noProof/>
            <w:webHidden/>
          </w:rPr>
          <w:tab/>
        </w:r>
        <w:r>
          <w:rPr>
            <w:noProof/>
            <w:webHidden/>
          </w:rPr>
          <w:fldChar w:fldCharType="begin"/>
        </w:r>
        <w:r>
          <w:rPr>
            <w:noProof/>
            <w:webHidden/>
          </w:rPr>
          <w:instrText xml:space="preserve"> PAGEREF _Toc96960962 \h </w:instrText>
        </w:r>
        <w:r>
          <w:rPr>
            <w:noProof/>
            <w:webHidden/>
          </w:rPr>
        </w:r>
        <w:r>
          <w:rPr>
            <w:noProof/>
            <w:webHidden/>
          </w:rPr>
          <w:fldChar w:fldCharType="separate"/>
        </w:r>
        <w:r w:rsidR="004F1A10">
          <w:rPr>
            <w:noProof/>
            <w:webHidden/>
          </w:rPr>
          <w:t>14</w:t>
        </w:r>
        <w:r>
          <w:rPr>
            <w:noProof/>
            <w:webHidden/>
          </w:rPr>
          <w:fldChar w:fldCharType="end"/>
        </w:r>
      </w:hyperlink>
    </w:p>
    <w:p w14:paraId="09BBDD04" w14:textId="11D934F4" w:rsidR="00CF50D9" w:rsidRDefault="00CF50D9">
      <w:pPr>
        <w:pStyle w:val="TableofFigures"/>
        <w:tabs>
          <w:tab w:val="right" w:leader="dot" w:pos="7927"/>
        </w:tabs>
        <w:rPr>
          <w:rFonts w:eastAsiaTheme="minorEastAsia" w:cstheme="minorBidi"/>
          <w:noProof/>
          <w:sz w:val="22"/>
          <w:szCs w:val="22"/>
          <w:lang w:val="en-US"/>
        </w:rPr>
      </w:pPr>
      <w:hyperlink w:anchor="_Toc96960963" w:history="1">
        <w:r w:rsidRPr="003F6065">
          <w:rPr>
            <w:rStyle w:val="Hyperlink"/>
            <w:noProof/>
          </w:rPr>
          <w:t>Figure 5: The relation between the time the signal is high and the signal period.</w:t>
        </w:r>
        <w:r>
          <w:rPr>
            <w:noProof/>
            <w:webHidden/>
          </w:rPr>
          <w:tab/>
        </w:r>
        <w:r>
          <w:rPr>
            <w:noProof/>
            <w:webHidden/>
          </w:rPr>
          <w:fldChar w:fldCharType="begin"/>
        </w:r>
        <w:r>
          <w:rPr>
            <w:noProof/>
            <w:webHidden/>
          </w:rPr>
          <w:instrText xml:space="preserve"> PAGEREF _Toc96960963 \h </w:instrText>
        </w:r>
        <w:r>
          <w:rPr>
            <w:noProof/>
            <w:webHidden/>
          </w:rPr>
        </w:r>
        <w:r>
          <w:rPr>
            <w:noProof/>
            <w:webHidden/>
          </w:rPr>
          <w:fldChar w:fldCharType="separate"/>
        </w:r>
        <w:r w:rsidR="004F1A10">
          <w:rPr>
            <w:noProof/>
            <w:webHidden/>
          </w:rPr>
          <w:t>15</w:t>
        </w:r>
        <w:r>
          <w:rPr>
            <w:noProof/>
            <w:webHidden/>
          </w:rPr>
          <w:fldChar w:fldCharType="end"/>
        </w:r>
      </w:hyperlink>
    </w:p>
    <w:p w14:paraId="071A8F6A" w14:textId="7886A6D9" w:rsidR="00CF50D9" w:rsidRDefault="00CF50D9">
      <w:pPr>
        <w:pStyle w:val="TableofFigures"/>
        <w:tabs>
          <w:tab w:val="right" w:leader="dot" w:pos="7927"/>
        </w:tabs>
        <w:rPr>
          <w:rFonts w:eastAsiaTheme="minorEastAsia" w:cstheme="minorBidi"/>
          <w:noProof/>
          <w:sz w:val="22"/>
          <w:szCs w:val="22"/>
          <w:lang w:val="en-US"/>
        </w:rPr>
      </w:pPr>
      <w:hyperlink w:anchor="_Toc96960964" w:history="1">
        <w:r w:rsidRPr="003F6065">
          <w:rPr>
            <w:rStyle w:val="Hyperlink"/>
            <w:noProof/>
          </w:rPr>
          <w:t>Figure 6: A digital signal and its three zones.</w:t>
        </w:r>
        <w:r>
          <w:rPr>
            <w:noProof/>
            <w:webHidden/>
          </w:rPr>
          <w:tab/>
        </w:r>
        <w:r>
          <w:rPr>
            <w:noProof/>
            <w:webHidden/>
          </w:rPr>
          <w:fldChar w:fldCharType="begin"/>
        </w:r>
        <w:r>
          <w:rPr>
            <w:noProof/>
            <w:webHidden/>
          </w:rPr>
          <w:instrText xml:space="preserve"> PAGEREF _Toc96960964 \h </w:instrText>
        </w:r>
        <w:r>
          <w:rPr>
            <w:noProof/>
            <w:webHidden/>
          </w:rPr>
        </w:r>
        <w:r>
          <w:rPr>
            <w:noProof/>
            <w:webHidden/>
          </w:rPr>
          <w:fldChar w:fldCharType="separate"/>
        </w:r>
        <w:r w:rsidR="004F1A10">
          <w:rPr>
            <w:noProof/>
            <w:webHidden/>
          </w:rPr>
          <w:t>15</w:t>
        </w:r>
        <w:r>
          <w:rPr>
            <w:noProof/>
            <w:webHidden/>
          </w:rPr>
          <w:fldChar w:fldCharType="end"/>
        </w:r>
      </w:hyperlink>
    </w:p>
    <w:p w14:paraId="20FC8863" w14:textId="222B601E" w:rsidR="00CF50D9" w:rsidRDefault="00CF50D9">
      <w:pPr>
        <w:pStyle w:val="TableofFigures"/>
        <w:tabs>
          <w:tab w:val="right" w:leader="dot" w:pos="7927"/>
        </w:tabs>
        <w:rPr>
          <w:rFonts w:eastAsiaTheme="minorEastAsia" w:cstheme="minorBidi"/>
          <w:noProof/>
          <w:sz w:val="22"/>
          <w:szCs w:val="22"/>
          <w:lang w:val="en-US"/>
        </w:rPr>
      </w:pPr>
      <w:hyperlink w:anchor="_Toc96960965" w:history="1">
        <w:r w:rsidRPr="003F6065">
          <w:rPr>
            <w:rStyle w:val="Hyperlink"/>
            <w:noProof/>
          </w:rPr>
          <w:t>Figure 7: Analogue Signal</w:t>
        </w:r>
        <w:r>
          <w:rPr>
            <w:noProof/>
            <w:webHidden/>
          </w:rPr>
          <w:tab/>
        </w:r>
        <w:r>
          <w:rPr>
            <w:noProof/>
            <w:webHidden/>
          </w:rPr>
          <w:fldChar w:fldCharType="begin"/>
        </w:r>
        <w:r>
          <w:rPr>
            <w:noProof/>
            <w:webHidden/>
          </w:rPr>
          <w:instrText xml:space="preserve"> PAGEREF _Toc96960965 \h </w:instrText>
        </w:r>
        <w:r>
          <w:rPr>
            <w:noProof/>
            <w:webHidden/>
          </w:rPr>
        </w:r>
        <w:r>
          <w:rPr>
            <w:noProof/>
            <w:webHidden/>
          </w:rPr>
          <w:fldChar w:fldCharType="separate"/>
        </w:r>
        <w:r w:rsidR="004F1A10">
          <w:rPr>
            <w:noProof/>
            <w:webHidden/>
          </w:rPr>
          <w:t>16</w:t>
        </w:r>
        <w:r>
          <w:rPr>
            <w:noProof/>
            <w:webHidden/>
          </w:rPr>
          <w:fldChar w:fldCharType="end"/>
        </w:r>
      </w:hyperlink>
    </w:p>
    <w:p w14:paraId="1308FE42" w14:textId="7A1EC2BD" w:rsidR="00CF50D9" w:rsidRDefault="00CF50D9">
      <w:pPr>
        <w:pStyle w:val="TableofFigures"/>
        <w:tabs>
          <w:tab w:val="right" w:leader="dot" w:pos="7927"/>
        </w:tabs>
        <w:rPr>
          <w:rFonts w:eastAsiaTheme="minorEastAsia" w:cstheme="minorBidi"/>
          <w:noProof/>
          <w:sz w:val="22"/>
          <w:szCs w:val="22"/>
          <w:lang w:val="en-US"/>
        </w:rPr>
      </w:pPr>
      <w:hyperlink w:anchor="_Toc96960966" w:history="1">
        <w:r w:rsidRPr="003F6065">
          <w:rPr>
            <w:rStyle w:val="Hyperlink"/>
            <w:noProof/>
          </w:rPr>
          <w:t>Figure 8: Water plants</w:t>
        </w:r>
        <w:r>
          <w:rPr>
            <w:noProof/>
            <w:webHidden/>
          </w:rPr>
          <w:tab/>
        </w:r>
        <w:r>
          <w:rPr>
            <w:noProof/>
            <w:webHidden/>
          </w:rPr>
          <w:fldChar w:fldCharType="begin"/>
        </w:r>
        <w:r>
          <w:rPr>
            <w:noProof/>
            <w:webHidden/>
          </w:rPr>
          <w:instrText xml:space="preserve"> PAGEREF _Toc96960966 \h </w:instrText>
        </w:r>
        <w:r>
          <w:rPr>
            <w:noProof/>
            <w:webHidden/>
          </w:rPr>
        </w:r>
        <w:r>
          <w:rPr>
            <w:noProof/>
            <w:webHidden/>
          </w:rPr>
          <w:fldChar w:fldCharType="separate"/>
        </w:r>
        <w:r w:rsidR="004F1A10">
          <w:rPr>
            <w:noProof/>
            <w:webHidden/>
          </w:rPr>
          <w:t>19</w:t>
        </w:r>
        <w:r>
          <w:rPr>
            <w:noProof/>
            <w:webHidden/>
          </w:rPr>
          <w:fldChar w:fldCharType="end"/>
        </w:r>
      </w:hyperlink>
    </w:p>
    <w:p w14:paraId="0C2EE387" w14:textId="5B0ED79B" w:rsidR="001027E1" w:rsidRPr="00B26315" w:rsidRDefault="00AA2827" w:rsidP="001027E1">
      <w:r>
        <w:fldChar w:fldCharType="end"/>
      </w:r>
    </w:p>
    <w:p w14:paraId="0C2EE388" w14:textId="77777777" w:rsidR="00E6617A" w:rsidRPr="00B26315" w:rsidRDefault="001027E1" w:rsidP="00E27F0B">
      <w:pPr>
        <w:pStyle w:val="Heading1nonum"/>
        <w:rPr>
          <w:noProof/>
        </w:rPr>
      </w:pPr>
      <w:bookmarkStart w:id="5" w:name="_Toc269981195"/>
      <w:bookmarkStart w:id="6" w:name="_Toc96960971"/>
      <w:r w:rsidRPr="00B26315">
        <w:rPr>
          <w:noProof/>
        </w:rPr>
        <w:lastRenderedPageBreak/>
        <w:t>L</w:t>
      </w:r>
      <w:r w:rsidR="00CE2F88">
        <w:rPr>
          <w:noProof/>
        </w:rPr>
        <w:t>ist of</w:t>
      </w:r>
      <w:r w:rsidRPr="00B26315">
        <w:rPr>
          <w:noProof/>
        </w:rPr>
        <w:t xml:space="preserve"> t</w:t>
      </w:r>
      <w:r w:rsidR="00E6617A" w:rsidRPr="00B26315">
        <w:rPr>
          <w:noProof/>
        </w:rPr>
        <w:t>ab</w:t>
      </w:r>
      <w:bookmarkEnd w:id="5"/>
      <w:r w:rsidR="00CE2F88">
        <w:rPr>
          <w:noProof/>
        </w:rPr>
        <w:t>les</w:t>
      </w:r>
      <w:bookmarkEnd w:id="6"/>
    </w:p>
    <w:p w14:paraId="0C2EE389" w14:textId="77777777" w:rsidR="00E6617A" w:rsidRPr="00B26315" w:rsidRDefault="00E6617A" w:rsidP="00E6617A"/>
    <w:p w14:paraId="0C2EE38A" w14:textId="77777777" w:rsidR="00E6617A" w:rsidRDefault="00E6617A" w:rsidP="00286151">
      <w:pPr>
        <w:tabs>
          <w:tab w:val="left" w:pos="2016"/>
          <w:tab w:val="right" w:pos="7938"/>
        </w:tabs>
        <w:ind w:right="-1"/>
        <w:rPr>
          <w:rFonts w:cs="Arial"/>
          <w:b/>
          <w:sz w:val="24"/>
        </w:rPr>
      </w:pPr>
      <w:r w:rsidRPr="00B26315">
        <w:rPr>
          <w:rFonts w:cs="Arial"/>
          <w:sz w:val="24"/>
        </w:rPr>
        <w:tab/>
      </w:r>
      <w:r w:rsidRPr="00B26315">
        <w:rPr>
          <w:rFonts w:cs="Arial"/>
          <w:sz w:val="24"/>
        </w:rPr>
        <w:tab/>
      </w:r>
      <w:r w:rsidR="00C15360">
        <w:rPr>
          <w:rFonts w:cs="Arial"/>
          <w:b/>
          <w:sz w:val="24"/>
        </w:rPr>
        <w:t>Page</w:t>
      </w:r>
    </w:p>
    <w:p w14:paraId="0C2EE38B" w14:textId="7021D303" w:rsidR="00BF6B57" w:rsidRDefault="00AA2827">
      <w:pPr>
        <w:pStyle w:val="TableofFigures"/>
        <w:tabs>
          <w:tab w:val="right" w:leader="dot" w:pos="7927"/>
        </w:tabs>
        <w:rPr>
          <w:rFonts w:eastAsiaTheme="minorEastAsia" w:cstheme="minorBidi"/>
          <w:noProof/>
          <w:sz w:val="22"/>
          <w:szCs w:val="22"/>
          <w:lang w:eastAsia="en-ZA"/>
        </w:rPr>
      </w:pPr>
      <w:r>
        <w:fldChar w:fldCharType="begin"/>
      </w:r>
      <w:r>
        <w:instrText xml:space="preserve"> TOC \h \z \c "Table" </w:instrText>
      </w:r>
      <w:r>
        <w:fldChar w:fldCharType="separate"/>
      </w:r>
      <w:hyperlink w:anchor="_Toc403660385" w:history="1">
        <w:r w:rsidR="00BF6B57" w:rsidRPr="00CC5EE0">
          <w:rPr>
            <w:rStyle w:val="Hyperlink"/>
            <w:noProof/>
          </w:rPr>
          <w:t>Table 1: Acceptable page layouts</w:t>
        </w:r>
        <w:r w:rsidR="00BF6B57">
          <w:rPr>
            <w:noProof/>
            <w:webHidden/>
          </w:rPr>
          <w:tab/>
        </w:r>
        <w:r w:rsidR="00BF6B57">
          <w:rPr>
            <w:noProof/>
            <w:webHidden/>
          </w:rPr>
          <w:fldChar w:fldCharType="begin"/>
        </w:r>
        <w:r w:rsidR="00BF6B57">
          <w:rPr>
            <w:noProof/>
            <w:webHidden/>
          </w:rPr>
          <w:instrText xml:space="preserve"> PAGEREF _Toc403660385 \h </w:instrText>
        </w:r>
        <w:r w:rsidR="00BF6B57">
          <w:rPr>
            <w:noProof/>
            <w:webHidden/>
          </w:rPr>
        </w:r>
        <w:r w:rsidR="00BF6B57">
          <w:rPr>
            <w:noProof/>
            <w:webHidden/>
          </w:rPr>
          <w:fldChar w:fldCharType="separate"/>
        </w:r>
        <w:r w:rsidR="004F1A10">
          <w:rPr>
            <w:noProof/>
            <w:webHidden/>
          </w:rPr>
          <w:t>18</w:t>
        </w:r>
        <w:r w:rsidR="00BF6B57">
          <w:rPr>
            <w:noProof/>
            <w:webHidden/>
          </w:rPr>
          <w:fldChar w:fldCharType="end"/>
        </w:r>
      </w:hyperlink>
    </w:p>
    <w:p w14:paraId="0C2EE38C" w14:textId="77777777" w:rsidR="00AA2827" w:rsidRPr="00AA2827" w:rsidRDefault="00AA2827" w:rsidP="00AA2827">
      <w:pPr>
        <w:pStyle w:val="Text1"/>
      </w:pPr>
      <w:r>
        <w:fldChar w:fldCharType="end"/>
      </w:r>
    </w:p>
    <w:p w14:paraId="0C2EE38D" w14:textId="77777777" w:rsidR="0054206F" w:rsidRPr="00B26315" w:rsidRDefault="00C15360" w:rsidP="00E27F0B">
      <w:pPr>
        <w:pStyle w:val="Heading1nonum"/>
      </w:pPr>
      <w:bookmarkStart w:id="7" w:name="_Toc96960972"/>
      <w:r>
        <w:lastRenderedPageBreak/>
        <w:t>List of symbols</w:t>
      </w:r>
      <w:bookmarkEnd w:id="7"/>
    </w:p>
    <w:p w14:paraId="0C2EE38E" w14:textId="77777777" w:rsidR="0054206F" w:rsidRPr="00B26315" w:rsidRDefault="0054206F" w:rsidP="00C15360">
      <w:pPr>
        <w:pStyle w:val="Nomenclature"/>
      </w:pPr>
    </w:p>
    <w:p w14:paraId="0C2EE38F" w14:textId="77777777" w:rsidR="0054206F" w:rsidRPr="00B26315" w:rsidRDefault="0054206F" w:rsidP="00C15360">
      <w:pPr>
        <w:pStyle w:val="Nomenclature"/>
      </w:pPr>
      <w:r w:rsidRPr="00256E01">
        <w:rPr>
          <w:i/>
        </w:rPr>
        <w:t>A</w:t>
      </w:r>
      <w:r w:rsidRPr="00B26315">
        <w:tab/>
      </w:r>
      <w:r w:rsidR="00C15360">
        <w:t xml:space="preserve">Wing </w:t>
      </w:r>
      <w:r w:rsidR="00C15360" w:rsidRPr="00C15360">
        <w:t>area</w:t>
      </w:r>
    </w:p>
    <w:p w14:paraId="0C2EE390" w14:textId="77777777" w:rsidR="0054206F" w:rsidRPr="00B26315" w:rsidRDefault="0054206F" w:rsidP="00C15360">
      <w:pPr>
        <w:pStyle w:val="Nomenclature"/>
      </w:pPr>
      <w:r w:rsidRPr="00256E01">
        <w:rPr>
          <w:i/>
        </w:rPr>
        <w:t>c</w:t>
      </w:r>
      <w:r w:rsidRPr="00B26315">
        <w:tab/>
      </w:r>
      <w:r w:rsidR="00C15360">
        <w:t>Chord length</w:t>
      </w:r>
    </w:p>
    <w:p w14:paraId="0C2EE391" w14:textId="77777777" w:rsidR="0054206F" w:rsidRPr="00B26315" w:rsidRDefault="0054206F" w:rsidP="00C15360">
      <w:pPr>
        <w:pStyle w:val="Nomenclature"/>
      </w:pPr>
      <w:r w:rsidRPr="00256E01">
        <w:rPr>
          <w:rFonts w:ascii="Symbol" w:hAnsi="Symbol"/>
          <w:i/>
        </w:rPr>
        <w:t></w:t>
      </w:r>
      <w:r w:rsidRPr="00B26315">
        <w:tab/>
      </w:r>
      <w:r w:rsidR="00C15360">
        <w:t>Angle of attack</w:t>
      </w:r>
    </w:p>
    <w:p w14:paraId="0C2EE392" w14:textId="77777777" w:rsidR="00E6617A" w:rsidRPr="00B26315" w:rsidRDefault="00E6617A" w:rsidP="0054206F">
      <w:pPr>
        <w:tabs>
          <w:tab w:val="left" w:pos="2016"/>
          <w:tab w:val="right" w:pos="8505"/>
        </w:tabs>
        <w:ind w:right="-1440"/>
        <w:rPr>
          <w:rFonts w:cs="Arial"/>
          <w:b/>
          <w:sz w:val="24"/>
        </w:rPr>
      </w:pPr>
    </w:p>
    <w:p w14:paraId="0C2EE393" w14:textId="77777777" w:rsidR="0054206F" w:rsidRPr="00B26315" w:rsidRDefault="0054206F" w:rsidP="0054206F">
      <w:pPr>
        <w:tabs>
          <w:tab w:val="left" w:pos="2016"/>
          <w:tab w:val="right" w:pos="8505"/>
        </w:tabs>
        <w:ind w:right="-1440"/>
        <w:rPr>
          <w:rFonts w:cs="Arial"/>
          <w:b/>
          <w:sz w:val="24"/>
        </w:rPr>
        <w:sectPr w:rsidR="0054206F" w:rsidRPr="00B26315" w:rsidSect="00553DF8">
          <w:headerReference w:type="default" r:id="rId14"/>
          <w:footerReference w:type="default" r:id="rId15"/>
          <w:endnotePr>
            <w:numStart w:val="6"/>
          </w:endnotePr>
          <w:pgSz w:w="11907" w:h="16840" w:code="9"/>
          <w:pgMar w:top="1474" w:right="1985" w:bottom="2495" w:left="1985" w:header="567" w:footer="567" w:gutter="0"/>
          <w:pgNumType w:fmt="lowerRoman" w:start="1"/>
          <w:cols w:space="720"/>
        </w:sectPr>
      </w:pPr>
    </w:p>
    <w:p w14:paraId="0C2EE394" w14:textId="77777777" w:rsidR="00F9149A" w:rsidRPr="00B26315" w:rsidRDefault="00F9149A" w:rsidP="00E27F0B">
      <w:pPr>
        <w:pStyle w:val="Heading1"/>
        <w:numPr>
          <w:ilvl w:val="0"/>
          <w:numId w:val="26"/>
        </w:numPr>
      </w:pPr>
      <w:bookmarkStart w:id="8" w:name="_Toc160980249"/>
      <w:bookmarkStart w:id="9" w:name="_Toc269981197"/>
      <w:bookmarkStart w:id="10" w:name="_Toc403653350"/>
      <w:bookmarkStart w:id="11" w:name="_Toc96960973"/>
      <w:r w:rsidRPr="00E27F0B">
        <w:lastRenderedPageBreak/>
        <w:t>In</w:t>
      </w:r>
      <w:bookmarkEnd w:id="8"/>
      <w:bookmarkEnd w:id="9"/>
      <w:bookmarkEnd w:id="10"/>
      <w:r w:rsidR="006A4036" w:rsidRPr="00E27F0B">
        <w:t>troduction</w:t>
      </w:r>
      <w:bookmarkEnd w:id="11"/>
    </w:p>
    <w:p w14:paraId="0C2EE395" w14:textId="77777777" w:rsidR="00F9149A" w:rsidRDefault="001139EF" w:rsidP="00E75F23">
      <w:pPr>
        <w:pStyle w:val="Heading2"/>
      </w:pPr>
      <w:bookmarkStart w:id="12" w:name="_Toc96960974"/>
      <w:r>
        <w:t>Background</w:t>
      </w:r>
      <w:bookmarkEnd w:id="12"/>
    </w:p>
    <w:p w14:paraId="0C2EE396" w14:textId="77777777" w:rsidR="001139EF" w:rsidRDefault="003013B5" w:rsidP="00E75F23">
      <w:pPr>
        <w:pStyle w:val="Text1"/>
      </w:pPr>
      <w:r>
        <w:t>Starting f</w:t>
      </w:r>
      <w:r w:rsidR="001139EF">
        <w:t xml:space="preserve">rom the big picture, gradually </w:t>
      </w:r>
      <w:r>
        <w:t>narrow</w:t>
      </w:r>
      <w:r w:rsidR="001139EF">
        <w:t xml:space="preserve"> focus </w:t>
      </w:r>
      <w:r>
        <w:t>down</w:t>
      </w:r>
      <w:r w:rsidR="001139EF">
        <w:t xml:space="preserve"> to this project and where this report fits in.</w:t>
      </w:r>
    </w:p>
    <w:p w14:paraId="0C2EE397" w14:textId="77777777" w:rsidR="001139EF" w:rsidRDefault="001139EF" w:rsidP="00254D69">
      <w:pPr>
        <w:pStyle w:val="Heading2"/>
      </w:pPr>
      <w:bookmarkStart w:id="13" w:name="_Toc96960975"/>
      <w:r>
        <w:t>Objectives</w:t>
      </w:r>
      <w:bookmarkEnd w:id="13"/>
    </w:p>
    <w:p w14:paraId="0C2EE398" w14:textId="77777777" w:rsidR="001139EF" w:rsidRDefault="003013B5" w:rsidP="001139EF">
      <w:pPr>
        <w:pStyle w:val="Text1"/>
      </w:pPr>
      <w:r>
        <w:t xml:space="preserve">The objectives of the project (in some cases the objectives of the </w:t>
      </w:r>
      <w:r w:rsidR="001139EF">
        <w:t>report</w:t>
      </w:r>
      <w:r>
        <w:t>)</w:t>
      </w:r>
      <w:r w:rsidR="00DB4F44">
        <w:t xml:space="preserve">. If </w:t>
      </w:r>
      <w:proofErr w:type="gramStart"/>
      <w:r w:rsidR="00DB4F44">
        <w:t>necessary</w:t>
      </w:r>
      <w:proofErr w:type="gramEnd"/>
      <w:r w:rsidR="00DB4F44">
        <w:t xml:space="preserve"> describe limitations to the scope.</w:t>
      </w:r>
    </w:p>
    <w:p w14:paraId="0C2EE399" w14:textId="77777777" w:rsidR="001139EF" w:rsidRDefault="001139EF" w:rsidP="00254D69">
      <w:pPr>
        <w:pStyle w:val="Heading2"/>
      </w:pPr>
      <w:bookmarkStart w:id="14" w:name="_Toc96960976"/>
      <w:r>
        <w:t>Motivation</w:t>
      </w:r>
      <w:bookmarkEnd w:id="14"/>
    </w:p>
    <w:p w14:paraId="0C2EE39A" w14:textId="77777777" w:rsidR="001139EF" w:rsidRDefault="001139EF" w:rsidP="001139EF">
      <w:pPr>
        <w:pStyle w:val="Text1"/>
      </w:pPr>
      <w:r>
        <w:t xml:space="preserve">Why this specific project/report is </w:t>
      </w:r>
      <w:proofErr w:type="gramStart"/>
      <w:r>
        <w:t>worthwhile.</w:t>
      </w:r>
      <w:proofErr w:type="gramEnd"/>
    </w:p>
    <w:p w14:paraId="0C2EE39B" w14:textId="77777777" w:rsidR="0025778B" w:rsidRPr="00B26315" w:rsidRDefault="001139EF" w:rsidP="00E27F0B">
      <w:pPr>
        <w:pStyle w:val="Heading1"/>
      </w:pPr>
      <w:bookmarkStart w:id="15" w:name="UiterlikeStruktuurParagraafNr"/>
      <w:bookmarkStart w:id="16" w:name="_Toc96960977"/>
      <w:r>
        <w:lastRenderedPageBreak/>
        <w:t>Literature review</w:t>
      </w:r>
      <w:bookmarkEnd w:id="16"/>
    </w:p>
    <w:p w14:paraId="0C2EE39C" w14:textId="23CD4A83" w:rsidR="00F9149A" w:rsidRDefault="00B90E91" w:rsidP="00254D69">
      <w:pPr>
        <w:pStyle w:val="Heading2"/>
      </w:pPr>
      <w:bookmarkStart w:id="17" w:name="_Toc96960978"/>
      <w:bookmarkEnd w:id="15"/>
      <w:r>
        <w:t>GPS</w:t>
      </w:r>
      <w:bookmarkEnd w:id="17"/>
    </w:p>
    <w:p w14:paraId="15B056EA" w14:textId="6A97BAE1" w:rsidR="00B90E91" w:rsidRDefault="00B90E91" w:rsidP="00B90E91">
      <w:pPr>
        <w:pStyle w:val="Heading3"/>
      </w:pPr>
      <w:bookmarkStart w:id="18" w:name="_Toc96960979"/>
      <w:r>
        <w:t>History of GPS</w:t>
      </w:r>
      <w:bookmarkEnd w:id="18"/>
    </w:p>
    <w:p w14:paraId="36E973A6" w14:textId="052ED373" w:rsidR="00B90E91" w:rsidRDefault="00045DA6" w:rsidP="003218FC">
      <w:pPr>
        <w:pStyle w:val="Text1"/>
      </w:pPr>
      <w:r>
        <w:t>Global Positioning System (GPS)</w:t>
      </w:r>
      <w:r w:rsidR="003218FC">
        <w:t xml:space="preserve"> is an everyday thing in our lives today and has become a luxury that most take for granted. There is GPS in our phones, laptops and even cars. We are using it to find directions on our commutes, hail taxis or rideshares and even for recreational sport, tracking how far we travelled. </w:t>
      </w:r>
    </w:p>
    <w:p w14:paraId="1545A2FF" w14:textId="3EFBBC54" w:rsidR="003218FC" w:rsidRDefault="003218FC" w:rsidP="003218FC">
      <w:pPr>
        <w:pStyle w:val="Text1"/>
      </w:pPr>
      <w:r>
        <w:t>The origins of GPS or rather any global satellite navigation system begins with the space race. It starts</w:t>
      </w:r>
      <w:r w:rsidR="0063472C">
        <w:t>, in 1957,</w:t>
      </w:r>
      <w:r>
        <w:t xml:space="preserve"> with the first satellite to successfully orbit the earth, the Russian satellite Sputnik. </w:t>
      </w:r>
      <w:r w:rsidR="0063472C">
        <w:t xml:space="preserve">During its orbiting flight of the earth, Sputnik was emitting a radio signal which could be picked up on earth. During this orbit Scientists from John Hopkins University in America were monitoring the radio signals emitted by the Sputnik satellite when they saw the Doppler Effect in action with the radio signals, as the satellite drew closer, the radio signal frequency increased and </w:t>
      </w:r>
      <w:r w:rsidR="007538AD">
        <w:t>vice</w:t>
      </w:r>
      <w:r w:rsidR="0063472C">
        <w:t xml:space="preserve"> versa. These scientists theorized that if they could determine the location of the satellite based on its signal frequency, the opposite would also be true, they could determine the location of a receiver on the ground given the satellites location</w:t>
      </w:r>
      <w:r w:rsidR="00C50E45">
        <w:t>.</w:t>
      </w:r>
      <w:r w:rsidR="008835EB">
        <w:t xml:space="preserve"> </w:t>
      </w:r>
      <w:r w:rsidR="008835EB">
        <w:fldChar w:fldCharType="begin" w:fldLock="1"/>
      </w:r>
      <w:r w:rsidR="00C50E45">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8835EB">
        <w:fldChar w:fldCharType="separate"/>
      </w:r>
      <w:r w:rsidR="008835EB" w:rsidRPr="008835EB">
        <w:rPr>
          <w:noProof/>
        </w:rPr>
        <w:t>(Aerospace, 2021)</w:t>
      </w:r>
      <w:r w:rsidR="008835EB">
        <w:fldChar w:fldCharType="end"/>
      </w:r>
    </w:p>
    <w:p w14:paraId="59911711" w14:textId="1944EC57" w:rsidR="008835EB" w:rsidRDefault="008835EB" w:rsidP="003218FC">
      <w:pPr>
        <w:pStyle w:val="Text1"/>
      </w:pPr>
      <w:r>
        <w:t>The first instance of a global satellite navigation system was the Transit. It was developed in 1958 by the Advanced Research Projects Agency and the first satellite was launch in 1960. The Transit satellites were mostly used by the military, specifically the Navy</w:t>
      </w:r>
      <w:r w:rsidR="00C50E45">
        <w:t xml:space="preserve">’s missile submarines. The program was transferred to the Navy during the mid-1960s. During this time there were further Transit satellites launched and by 1968 the entire constellation of Transit satellites was operational, a total of 36 satellites. </w:t>
      </w:r>
      <w:r w:rsidR="00C50E45">
        <w:fldChar w:fldCharType="begin" w:fldLock="1"/>
      </w:r>
      <w:r w:rsidR="009F238D">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C50E45">
        <w:fldChar w:fldCharType="separate"/>
      </w:r>
      <w:r w:rsidR="00C50E45" w:rsidRPr="00C50E45">
        <w:rPr>
          <w:noProof/>
        </w:rPr>
        <w:t>(Aerospace, 2021)</w:t>
      </w:r>
      <w:r w:rsidR="00C50E45">
        <w:fldChar w:fldCharType="end"/>
      </w:r>
    </w:p>
    <w:p w14:paraId="4735B311" w14:textId="7D8674DF" w:rsidR="008F2019" w:rsidRDefault="008F2019" w:rsidP="003218FC">
      <w:pPr>
        <w:pStyle w:val="Text1"/>
      </w:pPr>
      <w:r>
        <w:t>There was plenty of other research that was being conducted around the same time to improve on the current Transit. One such researcher was Phillip Diamond. Diamonds concept, from his study in 1963, lead to the Air Force forming a new satellite navigation program which he called 621-B. Further studies were undertaken by James Woodfor</w:t>
      </w:r>
      <w:r w:rsidR="00436F7D">
        <w:t>d</w:t>
      </w:r>
      <w:r>
        <w:t xml:space="preserve"> and Hideyoshi Nakamura, which completed in 1966, proposed using four satellites. The use of four satellites would mean that the</w:t>
      </w:r>
      <w:r w:rsidR="009F238D">
        <w:t xml:space="preserve"> receive</w:t>
      </w:r>
      <w:r w:rsidR="007538AD">
        <w:t>r</w:t>
      </w:r>
      <w:r w:rsidR="009F238D">
        <w:t xml:space="preserve">s </w:t>
      </w:r>
      <w:r w:rsidR="007538AD">
        <w:t>no longer</w:t>
      </w:r>
      <w:r w:rsidR="009F238D">
        <w:t xml:space="preserve"> needed to be equipped with high-accuracy clocks. This was the first step in reducing the size and cost of the receivers. </w:t>
      </w:r>
      <w:r w:rsidR="009F238D">
        <w:fldChar w:fldCharType="begin" w:fldLock="1"/>
      </w:r>
      <w:r w:rsidR="00436F7D">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9F238D">
        <w:fldChar w:fldCharType="separate"/>
      </w:r>
      <w:r w:rsidR="009F238D" w:rsidRPr="009F238D">
        <w:rPr>
          <w:noProof/>
        </w:rPr>
        <w:t>(Aerospace, 2021)</w:t>
      </w:r>
      <w:r w:rsidR="009F238D">
        <w:fldChar w:fldCharType="end"/>
      </w:r>
    </w:p>
    <w:p w14:paraId="3376CBF3" w14:textId="0842D40A" w:rsidR="009F238D" w:rsidRDefault="009F238D" w:rsidP="003218FC">
      <w:pPr>
        <w:pStyle w:val="Text1"/>
      </w:pPr>
      <w:r>
        <w:t>There was a range of technological advancements that help progress the satellite navigation systems such as new bandwidth utilization techniques, advancements in computer and the introduction of solid-state microprocessors.</w:t>
      </w:r>
      <w:r w:rsidR="000845E8">
        <w:t xml:space="preserve"> These </w:t>
      </w:r>
      <w:r w:rsidR="000845E8">
        <w:lastRenderedPageBreak/>
        <w:t>technological advancements helped reduce the size and weight of the GPS receivers to what we now know today, Figure 1 shows how large and cumbersome the early GPS receivers were.</w:t>
      </w:r>
      <w:r>
        <w:t xml:space="preserve"> </w:t>
      </w:r>
      <w:r w:rsidR="00436F7D">
        <w:t>However,</w:t>
      </w:r>
      <w:r>
        <w:t xml:space="preserve"> one significant technological advancement was the development of atomic clocks. This development </w:t>
      </w:r>
      <w:r w:rsidR="00436F7D">
        <w:t>led</w:t>
      </w:r>
      <w:r>
        <w:t xml:space="preserve"> to another satellite navigation system known as Timation (Time Navigation). The third of three Timation satellites launched in 1974, became the first satellite equipped with an atomic clock, the previous two contained crystal </w:t>
      </w:r>
      <w:r w:rsidR="00436F7D">
        <w:t xml:space="preserve">oscillator clocks. The use of the atomic clock led to vast improvements in the accuracy of the navigation system and provided three-dimensional location coverage. </w:t>
      </w:r>
      <w:r w:rsidR="00436F7D">
        <w:fldChar w:fldCharType="begin" w:fldLock="1"/>
      </w:r>
      <w:r w:rsidR="00E843C8">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436F7D">
        <w:fldChar w:fldCharType="separate"/>
      </w:r>
      <w:r w:rsidR="00436F7D" w:rsidRPr="00436F7D">
        <w:rPr>
          <w:noProof/>
        </w:rPr>
        <w:t>(Aerospace, 2021)</w:t>
      </w:r>
      <w:r w:rsidR="00436F7D">
        <w:fldChar w:fldCharType="end"/>
      </w:r>
    </w:p>
    <w:p w14:paraId="3FA18B2C" w14:textId="77777777" w:rsidR="000845E8" w:rsidRDefault="000845E8" w:rsidP="000845E8">
      <w:pPr>
        <w:pStyle w:val="Text1"/>
        <w:keepNext/>
        <w:jc w:val="center"/>
      </w:pPr>
      <w:r>
        <w:rPr>
          <w:noProof/>
        </w:rPr>
        <w:drawing>
          <wp:inline distT="0" distB="0" distL="0" distR="0" wp14:anchorId="18A141A3" wp14:editId="16DF36CE">
            <wp:extent cx="4251367" cy="3416305"/>
            <wp:effectExtent l="0" t="0" r="0" b="0"/>
            <wp:docPr id="3" name="Picture 3" descr="A picture containing outdoor, sky, grou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sky, ground,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9813" cy="3423092"/>
                    </a:xfrm>
                    <a:prstGeom prst="rect">
                      <a:avLst/>
                    </a:prstGeom>
                  </pic:spPr>
                </pic:pic>
              </a:graphicData>
            </a:graphic>
          </wp:inline>
        </w:drawing>
      </w:r>
    </w:p>
    <w:p w14:paraId="52C8682C" w14:textId="405DA406" w:rsidR="000845E8" w:rsidRDefault="000845E8" w:rsidP="000845E8">
      <w:pPr>
        <w:pStyle w:val="Caption"/>
        <w:jc w:val="center"/>
      </w:pPr>
      <w:bookmarkStart w:id="19" w:name="_Toc96960959"/>
      <w:r>
        <w:t xml:space="preserve">Figure </w:t>
      </w:r>
      <w:r w:rsidR="009929A9">
        <w:fldChar w:fldCharType="begin"/>
      </w:r>
      <w:r w:rsidR="009929A9">
        <w:instrText xml:space="preserve"> SEQ</w:instrText>
      </w:r>
      <w:r w:rsidR="009929A9">
        <w:instrText xml:space="preserve"> Figure \* ARABIC </w:instrText>
      </w:r>
      <w:r w:rsidR="009929A9">
        <w:fldChar w:fldCharType="separate"/>
      </w:r>
      <w:r w:rsidR="004F1A10">
        <w:rPr>
          <w:noProof/>
        </w:rPr>
        <w:t>1</w:t>
      </w:r>
      <w:r w:rsidR="009929A9">
        <w:rPr>
          <w:noProof/>
        </w:rPr>
        <w:fldChar w:fldCharType="end"/>
      </w:r>
      <w:r>
        <w:t xml:space="preserve">: Early GPS receivers were large heavy devices. </w:t>
      </w:r>
      <w:r>
        <w:fldChar w:fldCharType="begin" w:fldLock="1"/>
      </w:r>
      <w:r w:rsidR="003852D5">
        <w:instrText>ADDIN CSL_CITATION {"citationItems":[{"id":"ITEM-1","itemData":{"author":[{"dropping-particle":"","family":"(USAF)","given":"","non-dropping-particle":"","parse-names":false,"suffix":""}],"id":"ITEM-1","issued":{"date-parts":[["1978"]]},"title":"GPS Early User Equipment 2","type":"article"},"uris":["http://www.mendeley.com/documents/?uuid=94fa581d-a5cc-492a-9cc4-b54463043519"]}],"mendeley":{"formattedCitation":"((USAF), 1978)","plainTextFormattedCitation":"((USAF), 1978)","previouslyFormattedCitation":"((USAF), 1978)"},"properties":{"noteIndex":0},"schema":"https://github.com/citation-style-language/schema/raw/master/csl-citation.json"}</w:instrText>
      </w:r>
      <w:r>
        <w:fldChar w:fldCharType="separate"/>
      </w:r>
      <w:r w:rsidRPr="000845E8">
        <w:rPr>
          <w:noProof/>
        </w:rPr>
        <w:t>((USAF), 1978)</w:t>
      </w:r>
      <w:bookmarkEnd w:id="19"/>
      <w:r>
        <w:fldChar w:fldCharType="end"/>
      </w:r>
    </w:p>
    <w:p w14:paraId="006C7A83" w14:textId="5A32D610" w:rsidR="00436F7D" w:rsidRDefault="00436F7D" w:rsidP="003218FC">
      <w:pPr>
        <w:pStyle w:val="Text1"/>
      </w:pPr>
      <w:r>
        <w:t>There were now three satellite navigation systems, and so when in the 1970s, the Department of De</w:t>
      </w:r>
      <w:r w:rsidR="00E843C8">
        <w:t>fence</w:t>
      </w:r>
      <w:r>
        <w:t xml:space="preserve"> wanted a robust and stable system, the project team developed a new concept by cherry-picking the best aspects of all three, Transit, Timation and 621-B. This system was designated, Navigation System with Timing and Ranging (NAVSTAR)</w:t>
      </w:r>
      <w:r w:rsidR="003C4342">
        <w:t>, this was later changed to GPS I, the precursors to the GPS system we know today</w:t>
      </w:r>
      <w:r>
        <w:t xml:space="preserve">. </w:t>
      </w:r>
      <w:r w:rsidR="00E843C8">
        <w:t>The first NAVSTAR satellite was launched in 1978 and further satellites were launched in the following years, the system reaching its fully operational state with 24 satellites in 1993.</w:t>
      </w:r>
      <w:r w:rsidR="003C4342">
        <w:t xml:space="preserve"> </w:t>
      </w:r>
      <w:r w:rsidR="00E843C8">
        <w:fldChar w:fldCharType="begin" w:fldLock="1"/>
      </w:r>
      <w:r w:rsidR="00E843C8">
        <w:instrText>ADDIN CSL_CITATION {"citationItems":[{"id":"ITEM-1","itemData":{"URL":"https://www.nasa.gov/directorates/heo/scan/communications/policy/GPS_History.html","accessed":{"date-parts":[["2022","2","18"]]},"author":[{"dropping-particle":"","family":"Mai","given":"Thuy","non-dropping-particle":"","parse-names":false,"suffix":""}],"id":"ITEM-1","issued":{"date-parts":[["2017"]]},"title":"Global Positioning History","type":"webpage"},"uris":["http://www.mendeley.com/documents/?uuid=f66fcce7-ddeb-4a89-a234-5d553d30661c"]}],"mendeley":{"formattedCitation":"(Mai, 2017)","plainTextFormattedCitation":"(Mai, 2017)","previouslyFormattedCitation":"(Mai, 2017)"},"properties":{"noteIndex":0},"schema":"https://github.com/citation-style-language/schema/raw/master/csl-citation.json"}</w:instrText>
      </w:r>
      <w:r w:rsidR="00E843C8">
        <w:fldChar w:fldCharType="separate"/>
      </w:r>
      <w:r w:rsidR="00E843C8" w:rsidRPr="00E843C8">
        <w:rPr>
          <w:noProof/>
        </w:rPr>
        <w:t>(Mai, 2017)</w:t>
      </w:r>
      <w:r w:rsidR="00E843C8">
        <w:fldChar w:fldCharType="end"/>
      </w:r>
    </w:p>
    <w:p w14:paraId="1A173678" w14:textId="280598BF" w:rsidR="00436F7D" w:rsidRDefault="00E843C8" w:rsidP="003218FC">
      <w:pPr>
        <w:pStyle w:val="Text1"/>
      </w:pPr>
      <w:r>
        <w:t xml:space="preserve">Although the satellite navigation systems were operational and orbiting the earth, they were still used mostly by the military and the receivers were expensive. However, this began to change in 1983 when President Ronald Reagan authorized </w:t>
      </w:r>
      <w:r>
        <w:lastRenderedPageBreak/>
        <w:t xml:space="preserve">commercial airlines use of the NAVSTAR system. This was the start of civilian use of GPS. </w:t>
      </w:r>
      <w:r w:rsidR="00CC2608">
        <w:fldChar w:fldCharType="begin" w:fldLock="1"/>
      </w:r>
      <w:r w:rsidR="00045DA6">
        <w:instrText>ADDIN CSL_CITATION {"citationItems":[{"id":"ITEM-1","itemData":{"id":"ITEM-1","issued":{"date-parts":[["2011"]]},"title":"History of the GPS Program","type":"article-journal"},"uris":["http://www.mendeley.com/documents/?uuid=e75326ab-3d9e-49fa-852f-f9a3816ea7d0"]}],"mendeley":{"formattedCitation":"(&lt;i&gt;History of the GPS Program&lt;/i&gt;, 2011)","plainTextFormattedCitation":"(History of the GPS Program, 2011)","previouslyFormattedCitation":"(&lt;i&gt;History of the GPS Program&lt;/i&gt;, 2011)"},"properties":{"noteIndex":0},"schema":"https://github.com/citation-style-language/schema/raw/master/csl-citation.json"}</w:instrText>
      </w:r>
      <w:r w:rsidR="00CC2608">
        <w:fldChar w:fldCharType="separate"/>
      </w:r>
      <w:r w:rsidR="00CC2608" w:rsidRPr="00CC2608">
        <w:rPr>
          <w:noProof/>
        </w:rPr>
        <w:t>(</w:t>
      </w:r>
      <w:r w:rsidR="00CC2608" w:rsidRPr="00CC2608">
        <w:rPr>
          <w:i/>
          <w:noProof/>
        </w:rPr>
        <w:t>History of the GPS Program</w:t>
      </w:r>
      <w:r w:rsidR="00CC2608" w:rsidRPr="00CC2608">
        <w:rPr>
          <w:noProof/>
        </w:rPr>
        <w:t>, 2011)</w:t>
      </w:r>
      <w:r w:rsidR="00CC2608">
        <w:fldChar w:fldCharType="end"/>
      </w:r>
    </w:p>
    <w:p w14:paraId="558F7A5F" w14:textId="1D9EB672" w:rsidR="00B90E91" w:rsidRDefault="00B90E91" w:rsidP="00B90E91">
      <w:pPr>
        <w:pStyle w:val="Heading3"/>
      </w:pPr>
      <w:bookmarkStart w:id="20" w:name="_Toc96960980"/>
      <w:r>
        <w:t>Modern GPS</w:t>
      </w:r>
      <w:bookmarkEnd w:id="20"/>
    </w:p>
    <w:p w14:paraId="6CC9F86C" w14:textId="1DBDCF0B" w:rsidR="00B90E91" w:rsidRDefault="00A86487" w:rsidP="00A86487">
      <w:pPr>
        <w:pStyle w:val="Text1"/>
        <w:rPr>
          <w:noProof/>
        </w:rPr>
      </w:pPr>
      <w:r>
        <w:rPr>
          <w:noProof/>
        </w:rPr>
        <w:t xml:space="preserve">The cost of GPS receivers began to decrease in the late-1990s, early-200s, the first cell phone containing GPS technology was released in 1999. The cost reduction can be attributed to the American government approving more non-military </w:t>
      </w:r>
      <w:r w:rsidR="00BD38AE">
        <w:rPr>
          <w:noProof/>
        </w:rPr>
        <w:t>singnals</w:t>
      </w:r>
      <w:r>
        <w:rPr>
          <w:noProof/>
        </w:rPr>
        <w:t xml:space="preserve"> as well as the technological advances in processors that was leading to cheaper processing chips. </w:t>
      </w:r>
      <w:r w:rsidR="00BD38AE">
        <w:rPr>
          <w:noProof/>
        </w:rPr>
        <w:t>And naturally from the cheaper access, GPS use began to grow and putting more tax on the system</w:t>
      </w:r>
      <w:r w:rsidR="003C4342">
        <w:rPr>
          <w:noProof/>
        </w:rPr>
        <w:t xml:space="preserve"> which although upgraded to GPS II was not equipped to handle the modern requirments</w:t>
      </w:r>
      <w:r w:rsidR="00BD38AE">
        <w:rPr>
          <w:noProof/>
        </w:rPr>
        <w:t xml:space="preserve">. In 2000 a plan was formed to add new signals to satellites that had not yet been launched in order to handle the increased use. </w:t>
      </w:r>
      <w:r w:rsidR="003C4342">
        <w:rPr>
          <w:noProof/>
        </w:rPr>
        <w:t>Furhtermore, a new system was to be developed, GPS III, that could fully meet the modern requirements</w:t>
      </w:r>
      <w:r w:rsidR="00FC28E4">
        <w:rPr>
          <w:noProof/>
        </w:rPr>
        <w:t xml:space="preserve">. The first of the GPS III satellites was launched in 2018 with a couple more in the following years and the remaining 6 to be launched by 2023. </w:t>
      </w:r>
      <w:r w:rsidR="00FC28E4">
        <w:rPr>
          <w:noProof/>
        </w:rPr>
        <w:fldChar w:fldCharType="begin" w:fldLock="1"/>
      </w:r>
      <w:r w:rsidR="00CC2608">
        <w:rPr>
          <w:noProof/>
        </w:rPr>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FC28E4">
        <w:rPr>
          <w:noProof/>
        </w:rPr>
        <w:fldChar w:fldCharType="separate"/>
      </w:r>
      <w:r w:rsidR="00FC28E4" w:rsidRPr="00FC28E4">
        <w:rPr>
          <w:noProof/>
        </w:rPr>
        <w:t>(Aerospace, 2021)</w:t>
      </w:r>
      <w:r w:rsidR="00FC28E4">
        <w:rPr>
          <w:noProof/>
        </w:rPr>
        <w:fldChar w:fldCharType="end"/>
      </w:r>
    </w:p>
    <w:p w14:paraId="3F7E1298" w14:textId="170AD4A5" w:rsidR="00FC28E4" w:rsidRDefault="00FC28E4" w:rsidP="00FC28E4">
      <w:pPr>
        <w:pStyle w:val="Heading3"/>
        <w:rPr>
          <w:noProof/>
        </w:rPr>
      </w:pPr>
      <w:bookmarkStart w:id="21" w:name="_Toc96960981"/>
      <w:r>
        <w:rPr>
          <w:noProof/>
        </w:rPr>
        <w:t>How GPS Works</w:t>
      </w:r>
      <w:bookmarkEnd w:id="21"/>
    </w:p>
    <w:p w14:paraId="240019AA" w14:textId="78212484" w:rsidR="00045DA6" w:rsidRDefault="00045DA6" w:rsidP="00FC28E4">
      <w:pPr>
        <w:pStyle w:val="Text1"/>
      </w:pPr>
      <w:r>
        <w:t>There are a total of 31 GPS satellites currently sitting in a medium earth orbit. These are the satellites that are sending the radio signals that a GPS receiver can use to determine its location.</w:t>
      </w:r>
    </w:p>
    <w:p w14:paraId="16314408" w14:textId="77777777" w:rsidR="007538AD" w:rsidRDefault="007538AD" w:rsidP="007538AD">
      <w:pPr>
        <w:pStyle w:val="Text1"/>
        <w:keepNext/>
        <w:jc w:val="center"/>
      </w:pPr>
      <w:r>
        <w:rPr>
          <w:noProof/>
        </w:rPr>
        <w:drawing>
          <wp:inline distT="0" distB="0" distL="0" distR="0" wp14:anchorId="3AE9382C" wp14:editId="067229EA">
            <wp:extent cx="3431968" cy="3431968"/>
            <wp:effectExtent l="0" t="0" r="0" b="0"/>
            <wp:docPr id="2" name="Picture 2" descr="A close-up of a tennis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ennis ball&#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38587" cy="3438587"/>
                    </a:xfrm>
                    <a:prstGeom prst="rect">
                      <a:avLst/>
                    </a:prstGeom>
                  </pic:spPr>
                </pic:pic>
              </a:graphicData>
            </a:graphic>
          </wp:inline>
        </w:drawing>
      </w:r>
    </w:p>
    <w:p w14:paraId="41F7B31C" w14:textId="658158B6" w:rsidR="007538AD" w:rsidRDefault="007538AD" w:rsidP="007538AD">
      <w:pPr>
        <w:pStyle w:val="Caption"/>
        <w:jc w:val="center"/>
      </w:pPr>
      <w:bookmarkStart w:id="22" w:name="_Toc96960960"/>
      <w:r>
        <w:t xml:space="preserve">Figure </w:t>
      </w:r>
      <w:r w:rsidR="009929A9">
        <w:fldChar w:fldCharType="begin"/>
      </w:r>
      <w:r w:rsidR="009929A9">
        <w:instrText xml:space="preserve"> SEQ Figure \* ARABIC </w:instrText>
      </w:r>
      <w:r w:rsidR="009929A9">
        <w:fldChar w:fldCharType="separate"/>
      </w:r>
      <w:r w:rsidR="004F1A10">
        <w:rPr>
          <w:noProof/>
        </w:rPr>
        <w:t>2</w:t>
      </w:r>
      <w:r w:rsidR="009929A9">
        <w:rPr>
          <w:noProof/>
        </w:rPr>
        <w:fldChar w:fldCharType="end"/>
      </w:r>
      <w:r w:rsidR="000845E8">
        <w:t>:</w:t>
      </w:r>
      <w:r>
        <w:t xml:space="preserve"> Distance spheres around each satellite intersect at one point</w:t>
      </w:r>
      <w:bookmarkEnd w:id="22"/>
    </w:p>
    <w:p w14:paraId="7516B3E7" w14:textId="54008E08" w:rsidR="00FC28E4" w:rsidRDefault="00045DA6" w:rsidP="00FC28E4">
      <w:pPr>
        <w:pStyle w:val="Text1"/>
      </w:pPr>
      <w:r>
        <w:lastRenderedPageBreak/>
        <w:t xml:space="preserve">The signal that the satellites broadcast has a range of information that is used by receivers, this information contains data needed to determine the location of the satellite as well as the time that the signal broadcast, using the satellites atomic clock. Based on the time taken for the signal to reach the </w:t>
      </w:r>
      <w:r w:rsidR="007E0CA6">
        <w:t>receiver and</w:t>
      </w:r>
      <w:r>
        <w:t xml:space="preserve"> corrected </w:t>
      </w:r>
      <w:r w:rsidR="007E0CA6">
        <w:t xml:space="preserve">for propagation delays or delays from the signal passing through the ionosphere and troposphere, the receiver can calculate the distance between itself and the satellite. This creates a sphere around the satellite upon which the receiver must lie. By adding in a second and third satellite and their distance spheres, there will be only two points of intersection between the three spheres. The one will be the </w:t>
      </w:r>
      <w:r w:rsidR="007538AD">
        <w:t>receiver’s</w:t>
      </w:r>
      <w:r w:rsidR="007E0CA6">
        <w:t xml:space="preserve"> location, while the other will be impossible location in space. </w:t>
      </w:r>
      <w:r w:rsidR="007538AD">
        <w:t>However,</w:t>
      </w:r>
      <w:r w:rsidR="007E0CA6">
        <w:t xml:space="preserve"> </w:t>
      </w:r>
      <w:r w:rsidR="000845E8">
        <w:t>to</w:t>
      </w:r>
      <w:r w:rsidR="007E0CA6">
        <w:t xml:space="preserve"> accurately calculate the </w:t>
      </w:r>
      <w:r w:rsidR="007538AD">
        <w:t>distance,</w:t>
      </w:r>
      <w:r w:rsidR="007E0CA6">
        <w:t xml:space="preserve"> the receiver would have to have a synchronized atomic clock to determine exactly how long the signal takes to reach it. As it was mentioned earlier, highly accurate clocks were taken out of the receivers by adding a measurement from a fourth satellite to ensure that the distance calculation is accurate.</w:t>
      </w:r>
      <w:r w:rsidR="007538AD">
        <w:t xml:space="preserve"> Figure 2 illustrates the concept of the distance spheres and their intersection being the location of the GPS receiver. </w:t>
      </w:r>
      <w:r>
        <w:fldChar w:fldCharType="begin" w:fldLock="1"/>
      </w:r>
      <w:r w:rsidR="001A6FDB">
        <w:instrText>ADDIN CSL_CITATION {"citationItems":[{"id":"ITEM-1","itemData":{"URL":"https://www.faa.gov/about/office_org/headquarters_offices/ato/service_units/techops/navservices/gnss/gps/howitworks","accessed":{"date-parts":[["2022","2","18"]]},"author":[{"dropping-particle":"","family":"(Federal Aviation Administration)","given":"","non-dropping-particle":"","parse-names":false,"suffix":""}],"id":"ITEM-1","issued":{"date-parts":[["0"]]},"title":"Satellite Navigation - GPS - How It Works","type":"webpage"},"uris":["http://www.mendeley.com/documents/?uuid=9b365cd3-34bd-4fd8-b39d-2cc2ef636020"]}],"mendeley":{"formattedCitation":"((Federal Aviation Administration), n.d.)","plainTextFormattedCitation":"((Federal Aviation Administration), n.d.)","previouslyFormattedCitation":"((Federal Aviation Administration), n.d.)"},"properties":{"noteIndex":0},"schema":"https://github.com/citation-style-language/schema/raw/master/csl-citation.json"}</w:instrText>
      </w:r>
      <w:r>
        <w:fldChar w:fldCharType="separate"/>
      </w:r>
      <w:r w:rsidRPr="00045DA6">
        <w:rPr>
          <w:noProof/>
        </w:rPr>
        <w:t>((Federal Aviation Administration), n.d.)</w:t>
      </w:r>
      <w:r>
        <w:fldChar w:fldCharType="end"/>
      </w:r>
    </w:p>
    <w:p w14:paraId="5449F44E" w14:textId="7824DE9F" w:rsidR="00B90E91" w:rsidRDefault="005D6EB4" w:rsidP="005D6EB4">
      <w:pPr>
        <w:pStyle w:val="Heading2"/>
      </w:pPr>
      <w:bookmarkStart w:id="23" w:name="_Toc96960982"/>
      <w:r>
        <w:t>Digital Compass</w:t>
      </w:r>
      <w:bookmarkEnd w:id="23"/>
    </w:p>
    <w:p w14:paraId="397D6BCE" w14:textId="1FCCFFCC" w:rsidR="001A6FDB" w:rsidRPr="001A6FDB" w:rsidRDefault="001A6FDB" w:rsidP="001A6FDB">
      <w:pPr>
        <w:pStyle w:val="Text1"/>
      </w:pPr>
      <w:r>
        <w:t>Compasses have been used extensively over the past centuries for navigating, surveying, and map-making. The compass is thought to have been in use from around the 12</w:t>
      </w:r>
      <w:r w:rsidRPr="001A6FDB">
        <w:rPr>
          <w:vertAlign w:val="superscript"/>
        </w:rPr>
        <w:t>th</w:t>
      </w:r>
      <w:r>
        <w:t xml:space="preserve"> century in Europe and possibly earlier in east Asia </w:t>
      </w:r>
      <w:r>
        <w:fldChar w:fldCharType="begin" w:fldLock="1"/>
      </w:r>
      <w:r w:rsidR="002B479F">
        <w:instrText>ADDIN CSL_CITATION {"citationItems":[{"id":"ITEM-1","itemData":{"URL":"https://www.rmg.co.uk/stories/topics/true-north-magnetic-north-whats-difference","accessed":{"date-parts":[["2022","2","18"]]},"author":[{"dropping-particle":"","family":"Jones","given":"Erika","non-dropping-particle":"","parse-names":false,"suffix":""}],"id":"ITEM-1","issued":{"date-parts":[["2019"]]},"title":"True North and magnetic north: whats the Difference","type":"webpage"},"uris":["http://www.mendeley.com/documents/?uuid=64491d5b-4f43-49e3-9919-e3ad17b15992"]}],"mendeley":{"formattedCitation":"(Jones, 2019)","plainTextFormattedCitation":"(Jones, 2019)","previouslyFormattedCitation":"(Jones, 2019)"},"properties":{"noteIndex":0},"schema":"https://github.com/citation-style-language/schema/raw/master/csl-citation.json"}</w:instrText>
      </w:r>
      <w:r>
        <w:fldChar w:fldCharType="separate"/>
      </w:r>
      <w:r w:rsidRPr="001A6FDB">
        <w:rPr>
          <w:noProof/>
        </w:rPr>
        <w:t>(Jones, 2019)</w:t>
      </w:r>
      <w:r>
        <w:fldChar w:fldCharType="end"/>
      </w:r>
      <w:r>
        <w:t xml:space="preserve">. Although as many things have over the years been digitalized, so has the compass. The digital compass uses a technology called magneto-induction. This allows the digital compass to electronically detect the </w:t>
      </w:r>
      <w:r w:rsidR="007538AD">
        <w:t>earth’s</w:t>
      </w:r>
      <w:r>
        <w:t xml:space="preserve"> magnetic field. Being as sensitive as it is an embedded microcontroller is needed to filter out any magnetic fields from ferro-magnetic materials or other electrical systems that are creating a magnetic field.</w:t>
      </w:r>
      <w:r w:rsidR="002B479F">
        <w:t xml:space="preserve"> </w:t>
      </w:r>
      <w:r w:rsidR="002B479F">
        <w:fldChar w:fldCharType="begin" w:fldLock="1"/>
      </w:r>
      <w:r w:rsidR="000845E8">
        <w:instrText>ADDIN CSL_CITATION {"citationItems":[{"id":"ITEM-1","itemData":{"URL":"https://www.safety-devices.com/how-does-digital-compass-work-a-12.html","accessed":{"date-parts":[["2022","2","18"]]},"author":[{"dropping-particle":"","family":"(Advanced Safety Devices)","given":"","non-dropping-particle":"","parse-names":false,"suffix":""}],"id":"ITEM-1","issued":{"date-parts":[["2013"]]},"title":"How Does a Digital Compass Work","type":"webpage"},"uris":["http://www.mendeley.com/documents/?uuid=8a14f133-b6f8-4e9e-a410-697563fd4bd2"]}],"mendeley":{"formattedCitation":"((Advanced Safety Devices), 2013)","plainTextFormattedCitation":"((Advanced Safety Devices), 2013)","previouslyFormattedCitation":"((Advanced Safety Devices), 2013)"},"properties":{"noteIndex":0},"schema":"https://github.com/citation-style-language/schema/raw/master/csl-citation.json"}</w:instrText>
      </w:r>
      <w:r w:rsidR="002B479F">
        <w:fldChar w:fldCharType="separate"/>
      </w:r>
      <w:r w:rsidR="002B479F" w:rsidRPr="002B479F">
        <w:rPr>
          <w:noProof/>
        </w:rPr>
        <w:t>((Advanced Safety Devices), 2013)</w:t>
      </w:r>
      <w:r w:rsidR="002B479F">
        <w:fldChar w:fldCharType="end"/>
      </w:r>
    </w:p>
    <w:p w14:paraId="30882DE6" w14:textId="76A1C9E7" w:rsidR="005D6EB4" w:rsidRDefault="005A072E" w:rsidP="005A072E">
      <w:pPr>
        <w:pStyle w:val="Heading3"/>
      </w:pPr>
      <w:bookmarkStart w:id="24" w:name="_Toc96960983"/>
      <w:r>
        <w:t xml:space="preserve">What is </w:t>
      </w:r>
      <w:r w:rsidR="005E7FD4">
        <w:t>Magnetic</w:t>
      </w:r>
      <w:r>
        <w:t xml:space="preserve"> North</w:t>
      </w:r>
      <w:bookmarkEnd w:id="24"/>
    </w:p>
    <w:p w14:paraId="3ACD6B5B" w14:textId="669A0618" w:rsidR="005A072E" w:rsidRDefault="005E7FD4" w:rsidP="005A072E">
      <w:pPr>
        <w:pStyle w:val="Text1"/>
      </w:pPr>
      <w:r>
        <w:t xml:space="preserve">True north is the always fixed and is the direction that is directly </w:t>
      </w:r>
      <w:r w:rsidR="007538AD">
        <w:t>in line</w:t>
      </w:r>
      <w:r>
        <w:t xml:space="preserve"> with the north pole. However, compasses don’t point to true north, they point to magnetic north. This is because a compass aligns itself with the magnetic field caused by the </w:t>
      </w:r>
      <w:r w:rsidR="0019336C">
        <w:t>earth’s</w:t>
      </w:r>
      <w:r>
        <w:t xml:space="preserve"> magnetic core</w:t>
      </w:r>
      <w:r w:rsidR="0019336C">
        <w:t xml:space="preserve">. The distinction between true north and the magnetic </w:t>
      </w:r>
      <w:r w:rsidR="007538AD">
        <w:t>field</w:t>
      </w:r>
      <w:r w:rsidR="0019336C">
        <w:t xml:space="preserve"> at magnetic north is shown in </w:t>
      </w:r>
      <w:r w:rsidR="000845E8">
        <w:t>figure 3</w:t>
      </w:r>
      <w:r>
        <w:t xml:space="preserve">. </w:t>
      </w:r>
      <w:r w:rsidR="0019336C">
        <w:t>To</w:t>
      </w:r>
      <w:r>
        <w:t xml:space="preserve"> further complicate the matter</w:t>
      </w:r>
      <w:r w:rsidR="0019336C">
        <w:t xml:space="preserve"> however</w:t>
      </w:r>
      <w:r>
        <w:t xml:space="preserve">, the earth’s magnetic core experiences changes and these cause small shifts in the magnetic field around the earth. </w:t>
      </w:r>
      <w:r w:rsidR="001A6FDB">
        <w:fldChar w:fldCharType="begin" w:fldLock="1"/>
      </w:r>
      <w:r w:rsidR="001A6FDB">
        <w:instrText>ADDIN CSL_CITATION {"citationItems":[{"id":"ITEM-1","itemData":{"URL":"https://www.rmg.co.uk/stories/topics/true-north-magnetic-north-whats-difference","accessed":{"date-parts":[["2022","2","18"]]},"author":[{"dropping-particle":"","family":"Jones","given":"Erika","non-dropping-particle":"","parse-names":false,"suffix":""}],"id":"ITEM-1","issued":{"date-parts":[["2019"]]},"title":"True North and magnetic north: whats the Difference","type":"webpage"},"uris":["http://www.mendeley.com/documents/?uuid=64491d5b-4f43-49e3-9919-e3ad17b15992"]}],"mendeley":{"formattedCitation":"(Jones, 2019)","plainTextFormattedCitation":"(Jones, 2019)","previouslyFormattedCitation":"(Jones, 2019)"},"properties":{"noteIndex":0},"schema":"https://github.com/citation-style-language/schema/raw/master/csl-citation.json"}</w:instrText>
      </w:r>
      <w:r w:rsidR="001A6FDB">
        <w:fldChar w:fldCharType="separate"/>
      </w:r>
      <w:r w:rsidR="001A6FDB" w:rsidRPr="001A6FDB">
        <w:rPr>
          <w:noProof/>
        </w:rPr>
        <w:t>(Jones, 2019)</w:t>
      </w:r>
      <w:r w:rsidR="001A6FDB">
        <w:fldChar w:fldCharType="end"/>
      </w:r>
    </w:p>
    <w:p w14:paraId="12011F9C" w14:textId="77777777" w:rsidR="007538AD" w:rsidRDefault="0019336C" w:rsidP="007538AD">
      <w:pPr>
        <w:pStyle w:val="Text1"/>
        <w:keepNext/>
        <w:jc w:val="center"/>
      </w:pPr>
      <w:r>
        <w:rPr>
          <w:noProof/>
        </w:rPr>
        <w:lastRenderedPageBreak/>
        <w:drawing>
          <wp:inline distT="0" distB="0" distL="0" distR="0" wp14:anchorId="131F3BA5" wp14:editId="75F5E08F">
            <wp:extent cx="3829050" cy="2737310"/>
            <wp:effectExtent l="0" t="0" r="0" b="635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36017" cy="2742291"/>
                    </a:xfrm>
                    <a:prstGeom prst="rect">
                      <a:avLst/>
                    </a:prstGeom>
                  </pic:spPr>
                </pic:pic>
              </a:graphicData>
            </a:graphic>
          </wp:inline>
        </w:drawing>
      </w:r>
    </w:p>
    <w:p w14:paraId="3065E8BC" w14:textId="50A3C895" w:rsidR="0019336C" w:rsidRDefault="007538AD" w:rsidP="007538AD">
      <w:pPr>
        <w:pStyle w:val="Caption"/>
        <w:jc w:val="center"/>
      </w:pPr>
      <w:bookmarkStart w:id="25" w:name="_Toc96960961"/>
      <w:r>
        <w:t xml:space="preserve">Figure </w:t>
      </w:r>
      <w:r w:rsidR="009929A9">
        <w:fldChar w:fldCharType="begin"/>
      </w:r>
      <w:r w:rsidR="009929A9">
        <w:instrText xml:space="preserve"> SEQ Figure \* ARABIC </w:instrText>
      </w:r>
      <w:r w:rsidR="009929A9">
        <w:fldChar w:fldCharType="separate"/>
      </w:r>
      <w:r w:rsidR="004F1A10">
        <w:rPr>
          <w:noProof/>
        </w:rPr>
        <w:t>3</w:t>
      </w:r>
      <w:r w:rsidR="009929A9">
        <w:rPr>
          <w:noProof/>
        </w:rPr>
        <w:fldChar w:fldCharType="end"/>
      </w:r>
      <w:r w:rsidR="000845E8">
        <w:t>:</w:t>
      </w:r>
      <w:r>
        <w:t xml:space="preserve"> The Differentiation between magnetic and true north</w:t>
      </w:r>
      <w:bookmarkEnd w:id="25"/>
    </w:p>
    <w:p w14:paraId="3693CC17" w14:textId="6A05C6DC" w:rsidR="005D6EB4" w:rsidRDefault="00AB1B18" w:rsidP="005D6EB4">
      <w:pPr>
        <w:pStyle w:val="Heading2"/>
      </w:pPr>
      <w:bookmarkStart w:id="26" w:name="_Toc96960984"/>
      <w:r>
        <w:t>PWM</w:t>
      </w:r>
      <w:bookmarkEnd w:id="26"/>
    </w:p>
    <w:p w14:paraId="69B5397F" w14:textId="6D149A7C" w:rsidR="00A25AC6" w:rsidRDefault="00E522F1" w:rsidP="00A25AC6">
      <w:pPr>
        <w:pStyle w:val="Text1"/>
      </w:pPr>
      <w:r>
        <w:t xml:space="preserve">Pulse Width Modulation (PWM) </w:t>
      </w:r>
      <w:r w:rsidR="009D4BFF">
        <w:t xml:space="preserve">is a technique of using a digital signal to represent an analogue signal which is used to control analogue systems. The cost of switching a digital circuit between on (high) and off (low) is a cheaper alternative to creating an analogue circuit that will incur not drift over time. </w:t>
      </w:r>
      <w:r w:rsidR="003852D5">
        <w:t xml:space="preserve">These PWM signals are mostly used in speed control of DC motors or controlling the brightness of lightbulbs. </w:t>
      </w:r>
      <w:r w:rsidR="003852D5">
        <w:fldChar w:fldCharType="begin" w:fldLock="1"/>
      </w:r>
      <w:r w:rsidR="00352DAB">
        <w:instrText>ADDIN CSL_CITATION {"citationItems":[{"id":"ITEM-1","itemData":{"DOI":"10.1016/B978-0-08-098288-5.00007-5","abstract":"In this chapter, vehicle power delivery issues are examined with a focus on the derivation of the power budget. The chapter also includes a review of vehicle telemetry techniques.","author":[{"dropping-particle":"","family":"Christ","given":"Robert D.","non-dropping-particle":"","parse-names":false,"suffix":""},{"dropping-particle":"","family":"Wernli","given":"Robert L.","non-dropping-particle":"","parse-names":false,"suffix":""}],"container-title":"The ROV Manual","id":"ITEM-1","issued":{"date-parts":[["2014"]]},"page":"141-161","publisher":"Elsevier","title":"Power and Telemetry","type":"chapter"},"uris":["http://www.mendeley.com/documents/?uuid=a330290b-7f35-35d0-8e7d-151d1b81d0e1"]}],"mendeley":{"formattedCitation":"(Christ &amp; Wernli, 2014)","plainTextFormattedCitation":"(Christ &amp; Wernli, 2014)","previouslyFormattedCitation":"(Christ &amp; Wernli, 2014)"},"properties":{"noteIndex":0},"schema":"https://github.com/citation-style-language/schema/raw/master/csl-citation.json"}</w:instrText>
      </w:r>
      <w:r w:rsidR="003852D5">
        <w:fldChar w:fldCharType="separate"/>
      </w:r>
      <w:r w:rsidR="003852D5" w:rsidRPr="003852D5">
        <w:rPr>
          <w:noProof/>
        </w:rPr>
        <w:t>(Christ &amp; Wernli, 2014)</w:t>
      </w:r>
      <w:r w:rsidR="003852D5">
        <w:fldChar w:fldCharType="end"/>
      </w:r>
    </w:p>
    <w:p w14:paraId="5C5B595F" w14:textId="4D17AE15" w:rsidR="003852D5" w:rsidRDefault="003852D5" w:rsidP="00A25AC6">
      <w:pPr>
        <w:pStyle w:val="Text1"/>
      </w:pPr>
      <w:r>
        <w:t>PWM is a digital signal that is switched between high and low, leading to the generation of a square wave signal. The time that the signal goes high can be modulated to vary the power delivered to the system. Typically, microcontrollers are used to generate and control the PWM to power an external system. There are a few signal parameters that will be highlighted in this explanation of a PWM signal. The signal amplitude, this is the maximum voltage that can be supplied to the external system</w:t>
      </w:r>
      <w:r w:rsidR="00B0649D">
        <w:t xml:space="preserve">. If the microcontrollers output voltage is insufficient for the external system, the signal can be passed through an amplifying circuit to provide the required voltage. Secondly is the signal period, and therefore the frequency as they are inversely proportional, and is the total time for one signal wave to propagate. The frequency is set depending on the requirements of the system, but this frequency will be needed later to help with the calculation of the duty cycle. The duty cycle is the final parameter. The duty cycle is the ratio between the time the signal is high and the time the signal is low. It is always a value between 0 and 1, however, the duty cycle is often expressed as a percentage. </w:t>
      </w:r>
    </w:p>
    <w:p w14:paraId="2FE3A31C" w14:textId="479F1292" w:rsidR="00C90947" w:rsidRDefault="00B0649D" w:rsidP="00A25AC6">
      <w:pPr>
        <w:pStyle w:val="Text1"/>
      </w:pPr>
      <w:r>
        <w:lastRenderedPageBreak/>
        <w:t>A PWM varies the voltage supplied to the system by varying the duty cycle. A small duty cycle means that the signal is high for a short portion of the signal period while a large duty cycle means that the signal is low for a large portion of the signal period. The system that is being supplied then uses the average</w:t>
      </w:r>
      <w:r w:rsidR="00214BCE">
        <w:t xml:space="preserve"> voltage of this period. Therefore, a low duty cycle, a short high signal followed by a long low signal would lead to a low average voltage.</w:t>
      </w:r>
      <w:r w:rsidR="00C90947">
        <w:t xml:space="preserve"> The variation in duty cycle and the associated average voltage is shown in figure 4.</w:t>
      </w:r>
      <w:r w:rsidR="00214BCE">
        <w:t xml:space="preserve"> </w:t>
      </w:r>
      <w:r w:rsidR="00352DAB">
        <w:fldChar w:fldCharType="begin" w:fldLock="1"/>
      </w:r>
      <w:r w:rsidR="00352DAB">
        <w:instrText>ADDIN CSL_CITATION {"citationItems":[{"id":"ITEM-1","itemData":{"DOI":"10.1016/B978-0-08-097786-7.00008-7","abstract":"This chapter gives advanced 32-bit microcontroller projects. All the given projects have been tested and working correctly. The projects cover topics such as pulse-width-modulation (PWM), TFT displays, SD cards, and digital filtering.","author":[{"dropping-particle":"","family":"Ibrahim","given":"Dogan","non-dropping-particle":"","parse-names":false,"suffix":""}],"container-title":"Designing Embedded Systems with 32-Bit PIC Microcontrollers and MikroC","id":"ITEM-1","issued":{"date-parts":[["2014"]]},"page":"359-442","publisher":"Elsevier","title":"Advanced PIC32 Projects","type":"chapter"},"uris":["http://www.mendeley.com/documents/?uuid=21d40891-71a8-39d3-ab2f-d7afec4be905"]}],"mendeley":{"formattedCitation":"(Ibrahim, 2014)","plainTextFormattedCitation":"(Ibrahim, 2014)"},"properties":{"noteIndex":0},"schema":"https://github.com/citation-style-language/schema/raw/master/csl-citation.json"}</w:instrText>
      </w:r>
      <w:r w:rsidR="00352DAB">
        <w:fldChar w:fldCharType="separate"/>
      </w:r>
      <w:r w:rsidR="00352DAB" w:rsidRPr="00352DAB">
        <w:rPr>
          <w:noProof/>
        </w:rPr>
        <w:t>(Ibrahim, 2014)</w:t>
      </w:r>
      <w:r w:rsidR="00352DAB">
        <w:fldChar w:fldCharType="end"/>
      </w:r>
    </w:p>
    <w:p w14:paraId="5F6E390B" w14:textId="77777777" w:rsidR="00C90947" w:rsidRDefault="00C90947" w:rsidP="009B7310">
      <w:pPr>
        <w:pStyle w:val="Text1"/>
        <w:keepNext/>
        <w:jc w:val="center"/>
      </w:pPr>
      <w:r>
        <w:rPr>
          <w:noProof/>
        </w:rPr>
        <w:drawing>
          <wp:inline distT="0" distB="0" distL="0" distR="0" wp14:anchorId="3DF85B7C" wp14:editId="3DBFBD0C">
            <wp:extent cx="4476307" cy="4802291"/>
            <wp:effectExtent l="0" t="0" r="63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495192" cy="4822552"/>
                    </a:xfrm>
                    <a:prstGeom prst="rect">
                      <a:avLst/>
                    </a:prstGeom>
                  </pic:spPr>
                </pic:pic>
              </a:graphicData>
            </a:graphic>
          </wp:inline>
        </w:drawing>
      </w:r>
    </w:p>
    <w:p w14:paraId="228F4D6A" w14:textId="27A572BB" w:rsidR="00C90947" w:rsidRDefault="00C90947" w:rsidP="00E558C3">
      <w:pPr>
        <w:pStyle w:val="Caption"/>
        <w:jc w:val="center"/>
      </w:pPr>
      <w:bookmarkStart w:id="27" w:name="_Toc96960962"/>
      <w:r>
        <w:t xml:space="preserve">Figure </w:t>
      </w:r>
      <w:fldSimple w:instr=" SEQ Figure \* ARABIC ">
        <w:r w:rsidR="004F1A10">
          <w:rPr>
            <w:noProof/>
          </w:rPr>
          <w:t>4</w:t>
        </w:r>
      </w:fldSimple>
      <w:r>
        <w:t>: Duty Cycle of PWM Signal</w:t>
      </w:r>
      <w:bookmarkEnd w:id="27"/>
    </w:p>
    <w:p w14:paraId="3292FF80" w14:textId="72AD4235" w:rsidR="00C90947" w:rsidRDefault="00C90947" w:rsidP="00C90947">
      <w:pPr>
        <w:pStyle w:val="Text1"/>
      </w:pPr>
      <w:r>
        <w:t xml:space="preserve">To determine how long the signal must go high, the duty cycle is </w:t>
      </w:r>
      <w:r w:rsidR="00352DAB">
        <w:t>multiplied</w:t>
      </w:r>
      <w:r>
        <w:t xml:space="preserve"> by the signal period.</w:t>
      </w:r>
      <w:r w:rsidR="00F618AE">
        <w:t xml:space="preserve"> The duty cycle is often expressed as a percentage and so </w:t>
      </w:r>
      <w:r w:rsidR="00352DAB">
        <w:t>the</w:t>
      </w:r>
      <w:r w:rsidR="00F618AE">
        <w:t xml:space="preserve"> duty cycle is the percentage of time that the signal is high. </w:t>
      </w:r>
      <w:r w:rsidR="00352DAB">
        <w:t>Therefore,</w:t>
      </w:r>
      <w:r w:rsidR="00F618AE">
        <w:t xml:space="preserve"> by multiplying the duty cycle with the period gives the time for which the signal is pushed high (t</w:t>
      </w:r>
      <w:r w:rsidR="00F618AE">
        <w:rPr>
          <w:vertAlign w:val="subscript"/>
        </w:rPr>
        <w:t>1</w:t>
      </w:r>
      <w:r w:rsidR="00F618AE">
        <w:t>)</w:t>
      </w:r>
      <w:r>
        <w:t>. Figure 5 shows the relationship between t</w:t>
      </w:r>
      <w:r>
        <w:rPr>
          <w:vertAlign w:val="subscript"/>
        </w:rPr>
        <w:t>1</w:t>
      </w:r>
      <w:r>
        <w:t>, the time the signal is high, and T, the signal period.</w:t>
      </w:r>
    </w:p>
    <w:p w14:paraId="7A814A13" w14:textId="77777777" w:rsidR="00C90947" w:rsidRDefault="00C90947" w:rsidP="00C90947">
      <w:pPr>
        <w:pStyle w:val="Text1"/>
        <w:keepNext/>
        <w:jc w:val="center"/>
      </w:pPr>
      <w:r>
        <w:rPr>
          <w:noProof/>
        </w:rPr>
        <w:lastRenderedPageBreak/>
        <w:drawing>
          <wp:inline distT="0" distB="0" distL="0" distR="0" wp14:anchorId="008A3BD0" wp14:editId="2F3E6AC0">
            <wp:extent cx="3710763" cy="278318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723220" cy="2792532"/>
                    </a:xfrm>
                    <a:prstGeom prst="rect">
                      <a:avLst/>
                    </a:prstGeom>
                  </pic:spPr>
                </pic:pic>
              </a:graphicData>
            </a:graphic>
          </wp:inline>
        </w:drawing>
      </w:r>
    </w:p>
    <w:p w14:paraId="67796AF3" w14:textId="38C51966" w:rsidR="00B0649D" w:rsidRDefault="00C90947" w:rsidP="00C90947">
      <w:pPr>
        <w:pStyle w:val="Caption"/>
        <w:jc w:val="center"/>
      </w:pPr>
      <w:bookmarkStart w:id="28" w:name="_Toc96960963"/>
      <w:r>
        <w:t xml:space="preserve">Figure </w:t>
      </w:r>
      <w:fldSimple w:instr=" SEQ Figure \* ARABIC ">
        <w:r w:rsidR="004F1A10">
          <w:rPr>
            <w:noProof/>
          </w:rPr>
          <w:t>5</w:t>
        </w:r>
      </w:fldSimple>
      <w:r>
        <w:t>: The relation between the time the signal is high and the signal period.</w:t>
      </w:r>
      <w:bookmarkEnd w:id="28"/>
    </w:p>
    <w:p w14:paraId="40484D8F" w14:textId="2431F77A" w:rsidR="00352DAB" w:rsidRDefault="0025467B" w:rsidP="0025467B">
      <w:pPr>
        <w:pStyle w:val="Heading2"/>
      </w:pPr>
      <w:bookmarkStart w:id="29" w:name="_Toc96960985"/>
      <w:r>
        <w:t>Analogue vs Digital Signals</w:t>
      </w:r>
      <w:bookmarkEnd w:id="29"/>
    </w:p>
    <w:p w14:paraId="2BEFB73F" w14:textId="65B868B5" w:rsidR="0025467B" w:rsidRDefault="0025467B" w:rsidP="0025467B">
      <w:pPr>
        <w:pStyle w:val="Text1"/>
      </w:pPr>
      <w:r>
        <w:t xml:space="preserve">Signals are used to convey data and information from point to point. For this project only electrical signals will be used although there are plenty of other </w:t>
      </w:r>
      <w:r w:rsidR="00B95836">
        <w:t>mediums</w:t>
      </w:r>
      <w:r>
        <w:t xml:space="preserve"> through which signals can be sent. </w:t>
      </w:r>
      <w:r w:rsidR="007B54CC">
        <w:t xml:space="preserve">There are two predominant signals that are used when regarding electrical signals, analogue and digital. </w:t>
      </w:r>
    </w:p>
    <w:p w14:paraId="3F9C91D3" w14:textId="77777777" w:rsidR="009B7310" w:rsidRDefault="009B7310" w:rsidP="009B7310">
      <w:pPr>
        <w:pStyle w:val="Text1"/>
        <w:keepNext/>
      </w:pPr>
      <w:r>
        <w:rPr>
          <w:noProof/>
        </w:rPr>
        <w:drawing>
          <wp:inline distT="0" distB="0" distL="0" distR="0" wp14:anchorId="2B59B7FA" wp14:editId="0E65D7D2">
            <wp:extent cx="5039995" cy="2520315"/>
            <wp:effectExtent l="0" t="0" r="825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39995" cy="2520315"/>
                    </a:xfrm>
                    <a:prstGeom prst="rect">
                      <a:avLst/>
                    </a:prstGeom>
                  </pic:spPr>
                </pic:pic>
              </a:graphicData>
            </a:graphic>
          </wp:inline>
        </w:drawing>
      </w:r>
    </w:p>
    <w:p w14:paraId="6E95E196" w14:textId="14321507" w:rsidR="009B7310" w:rsidRDefault="009B7310" w:rsidP="00E558C3">
      <w:pPr>
        <w:pStyle w:val="Caption"/>
        <w:jc w:val="center"/>
      </w:pPr>
      <w:bookmarkStart w:id="30" w:name="_Toc96960964"/>
      <w:r>
        <w:t xml:space="preserve">Figure </w:t>
      </w:r>
      <w:fldSimple w:instr=" SEQ Figure \* ARABIC ">
        <w:r w:rsidR="004F1A10">
          <w:rPr>
            <w:noProof/>
          </w:rPr>
          <w:t>6</w:t>
        </w:r>
      </w:fldSimple>
      <w:r>
        <w:t>: A digital signal and its three zones.</w:t>
      </w:r>
      <w:bookmarkEnd w:id="30"/>
    </w:p>
    <w:p w14:paraId="2E9FFED7" w14:textId="3F154DAB" w:rsidR="007B54CC" w:rsidRDefault="007B54CC" w:rsidP="0025467B">
      <w:pPr>
        <w:pStyle w:val="Text1"/>
      </w:pPr>
      <w:r>
        <w:lastRenderedPageBreak/>
        <w:t xml:space="preserve">A digital, most simply represents discrete values, more precisely 2 discrete values. This makes digital signals perfect for conveying data in a binary data format but slightly more troublesome when more than two values are required. A </w:t>
      </w:r>
      <w:r w:rsidR="0068074A">
        <w:t xml:space="preserve">will transmit a signal as either a low voltage, a zero, or a high voltage, a one. The low voltage is generally 0V while the high voltage is the voltage supply of the driving device. However, because voltages can have small fluctuations and will therefore not always be exactly 0V or equal to the nominal voltage, a range is pre-set whereby the receiving device can denote the value as low or high. A buffer zone is also incorporated, a voltage range around half the value of the nominal voltage, to prevent a small fluctuation in the voltage possibly altering the value of the signal. </w:t>
      </w:r>
      <w:r w:rsidR="009B7310">
        <w:t xml:space="preserve">This buffer zone along with the area in which the signal can be read as high or low is shown in figure 6. </w:t>
      </w:r>
      <w:r w:rsidR="0068074A">
        <w:t xml:space="preserve">This buffer is called the forbidden zone any signal received within the forbidden zone is considered floating and will be randomly assigned as either high or low. </w:t>
      </w:r>
    </w:p>
    <w:p w14:paraId="4ADBCF4B" w14:textId="77777777" w:rsidR="009B7310" w:rsidRDefault="009B7310" w:rsidP="009B7310">
      <w:pPr>
        <w:pStyle w:val="Text1"/>
        <w:keepNext/>
      </w:pPr>
      <w:r>
        <w:rPr>
          <w:noProof/>
        </w:rPr>
        <w:drawing>
          <wp:inline distT="0" distB="0" distL="0" distR="0" wp14:anchorId="5D199768" wp14:editId="66DA2BEE">
            <wp:extent cx="5039995" cy="2520315"/>
            <wp:effectExtent l="0" t="0" r="825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039995" cy="2520315"/>
                    </a:xfrm>
                    <a:prstGeom prst="rect">
                      <a:avLst/>
                    </a:prstGeom>
                  </pic:spPr>
                </pic:pic>
              </a:graphicData>
            </a:graphic>
          </wp:inline>
        </w:drawing>
      </w:r>
    </w:p>
    <w:p w14:paraId="3B73D4D3" w14:textId="4D3DA865" w:rsidR="009B7310" w:rsidRDefault="009B7310" w:rsidP="00E558C3">
      <w:pPr>
        <w:pStyle w:val="Caption"/>
        <w:jc w:val="center"/>
      </w:pPr>
      <w:bookmarkStart w:id="31" w:name="_Toc96960965"/>
      <w:r>
        <w:t xml:space="preserve">Figure </w:t>
      </w:r>
      <w:fldSimple w:instr=" SEQ Figure \* ARABIC ">
        <w:r w:rsidR="004F1A10">
          <w:rPr>
            <w:noProof/>
          </w:rPr>
          <w:t>7</w:t>
        </w:r>
      </w:fldSimple>
      <w:r>
        <w:t>: Analogue Signal</w:t>
      </w:r>
      <w:bookmarkEnd w:id="31"/>
    </w:p>
    <w:p w14:paraId="431928BA" w14:textId="726FEB5A" w:rsidR="009B7310" w:rsidRPr="009E7BE9" w:rsidRDefault="009E7BE9" w:rsidP="009E7BE9">
      <w:pPr>
        <w:pStyle w:val="Text1"/>
      </w:pPr>
      <w:r>
        <w:t xml:space="preserve">An analogue signal on the other hand is continuous and where the digital signal ranged from 0 to an upper voltage, an analogue signal ranges from a low voltage to a high voltage. Typically, </w:t>
      </w:r>
      <w:r>
        <w:rPr>
          <w:rFonts w:cstheme="minorHAnsi"/>
        </w:rPr>
        <w:t>±</w:t>
      </w:r>
      <w:r>
        <w:t>V</w:t>
      </w:r>
      <w:r>
        <w:rPr>
          <w:vertAlign w:val="subscript"/>
        </w:rPr>
        <w:t>CC</w:t>
      </w:r>
      <w:r w:rsidRPr="009E7BE9">
        <w:t xml:space="preserve">, </w:t>
      </w:r>
      <w:r>
        <w:t xml:space="preserve">the voltage of the microcontroller, is used for these upper and lower limits. </w:t>
      </w:r>
      <w:r w:rsidR="000E421F">
        <w:t>An example of a continuous analogue signal between</w:t>
      </w:r>
      <w:r w:rsidR="000E421F">
        <w:t xml:space="preserve"> </w:t>
      </w:r>
      <w:r w:rsidR="000E421F">
        <w:rPr>
          <w:rFonts w:cstheme="minorHAnsi"/>
        </w:rPr>
        <w:t>±</w:t>
      </w:r>
      <w:r w:rsidR="000E421F">
        <w:t>V</w:t>
      </w:r>
      <w:r w:rsidR="000E421F">
        <w:rPr>
          <w:vertAlign w:val="subscript"/>
        </w:rPr>
        <w:t>CC</w:t>
      </w:r>
      <w:r w:rsidR="000E421F">
        <w:t xml:space="preserve"> is shown in figure 7. An</w:t>
      </w:r>
      <w:r>
        <w:t xml:space="preserve"> analogue signal can therefore transmit an infinite number of values between these limits. By assigning an upper and lower limit to the sensor that will transmit the data, a max min transformation can be </w:t>
      </w:r>
      <w:r w:rsidR="000E421F">
        <w:t>computed,</w:t>
      </w:r>
      <w:r>
        <w:t xml:space="preserve"> and the transformed value transmitted along the analogue signal. Because the analogue signal is continuous it can also be used </w:t>
      </w:r>
      <w:r w:rsidR="000E421F">
        <w:t>in tracking the change in a value over time by computing the integral of the signal wave.</w:t>
      </w:r>
    </w:p>
    <w:p w14:paraId="0C2EE39E" w14:textId="77777777" w:rsidR="001139EF" w:rsidRDefault="001139EF" w:rsidP="00E27F0B">
      <w:pPr>
        <w:pStyle w:val="Heading1"/>
      </w:pPr>
      <w:bookmarkStart w:id="32" w:name="_Toc403653353"/>
      <w:bookmarkStart w:id="33" w:name="_Toc96960986"/>
      <w:r>
        <w:lastRenderedPageBreak/>
        <w:t>Content chapter</w:t>
      </w:r>
      <w:bookmarkEnd w:id="33"/>
    </w:p>
    <w:p w14:paraId="0C2EE39F" w14:textId="77777777" w:rsidR="001139EF" w:rsidRPr="001139EF" w:rsidRDefault="001139EF" w:rsidP="00132E6E">
      <w:pPr>
        <w:pStyle w:val="Text1"/>
      </w:pPr>
      <w:r>
        <w:t xml:space="preserve">Unless the chapter heading already makes it clear, </w:t>
      </w:r>
      <w:r w:rsidRPr="00132E6E">
        <w:t>an</w:t>
      </w:r>
      <w:r>
        <w:t xml:space="preserve"> introductory paragraph that explains how this chapter contributes to the objectives of the report/project</w:t>
      </w:r>
    </w:p>
    <w:p w14:paraId="0C2EE3A0" w14:textId="77777777" w:rsidR="001139EF" w:rsidRPr="00B26315" w:rsidRDefault="00BF6B57" w:rsidP="00254D69">
      <w:pPr>
        <w:pStyle w:val="Heading2"/>
      </w:pPr>
      <w:bookmarkStart w:id="34" w:name="_Toc96960987"/>
      <w:r>
        <w:t>Heading level 2</w:t>
      </w:r>
      <w:bookmarkEnd w:id="34"/>
    </w:p>
    <w:p w14:paraId="0C2EE3A1" w14:textId="77777777" w:rsidR="00794C79" w:rsidRPr="00B26315" w:rsidRDefault="00BF6B57" w:rsidP="00254D69">
      <w:pPr>
        <w:pStyle w:val="Heading3"/>
      </w:pPr>
      <w:bookmarkStart w:id="35" w:name="_Toc96960988"/>
      <w:bookmarkEnd w:id="32"/>
      <w:r>
        <w:t>Heading level 3</w:t>
      </w:r>
      <w:bookmarkEnd w:id="35"/>
    </w:p>
    <w:p w14:paraId="0C2EE3A2" w14:textId="77777777" w:rsidR="00774601" w:rsidRPr="00B26315" w:rsidRDefault="001E2415" w:rsidP="00254D69">
      <w:pPr>
        <w:pStyle w:val="Heading4"/>
      </w:pPr>
      <w:r>
        <w:t>Deepest heading, only if you cannot do without it</w:t>
      </w:r>
    </w:p>
    <w:p w14:paraId="0C2EE3A3" w14:textId="77777777" w:rsidR="00F9149A" w:rsidRDefault="001E2415" w:rsidP="00787CEC">
      <w:pPr>
        <w:pStyle w:val="Text1"/>
      </w:pPr>
      <w:r>
        <w:t xml:space="preserve">"Text 1" </w:t>
      </w:r>
      <w:r w:rsidR="002F22AD">
        <w:t xml:space="preserve">is </w:t>
      </w:r>
      <w:r>
        <w:t>for normal paragraphs. A blank line is automatically created before each paragraph.</w:t>
      </w:r>
    </w:p>
    <w:p w14:paraId="0C2EE3A4" w14:textId="77777777" w:rsidR="001E2415" w:rsidRDefault="001E2415" w:rsidP="001E2415">
      <w:pPr>
        <w:pStyle w:val="Text1Items"/>
      </w:pPr>
      <w:r>
        <w:t>1.</w:t>
      </w:r>
      <w:r>
        <w:tab/>
        <w:t>"</w:t>
      </w:r>
      <w:r w:rsidRPr="001E2415">
        <w:t>Text 1 Items</w:t>
      </w:r>
      <w:r>
        <w:t>" for a list that is not automatically numbered.</w:t>
      </w:r>
    </w:p>
    <w:p w14:paraId="0C2EE3A5" w14:textId="77777777" w:rsidR="001E2415" w:rsidRDefault="001E2415" w:rsidP="001E2415">
      <w:pPr>
        <w:pStyle w:val="Text1Items"/>
      </w:pPr>
      <w:r>
        <w:t>2.</w:t>
      </w:r>
      <w:r>
        <w:tab/>
        <w:t>List that is not automatically numbered.</w:t>
      </w:r>
    </w:p>
    <w:p w14:paraId="0C2EE3A6" w14:textId="77777777" w:rsidR="001E2415" w:rsidRDefault="001E2415" w:rsidP="001E2415">
      <w:pPr>
        <w:pStyle w:val="Text1Items"/>
      </w:pPr>
      <w:r>
        <w:t>3.</w:t>
      </w:r>
      <w:r>
        <w:tab/>
        <w:t>List that is not automatically numbered.</w:t>
      </w:r>
    </w:p>
    <w:p w14:paraId="0C2EE3A7" w14:textId="77777777" w:rsidR="00A93A65" w:rsidRPr="00A93A65" w:rsidRDefault="00945B3A" w:rsidP="00A93A65">
      <w:pPr>
        <w:pStyle w:val="Text20"/>
      </w:pPr>
      <w:r>
        <w:t>"</w:t>
      </w:r>
      <w:r w:rsidR="00A93A65" w:rsidRPr="00A93A65">
        <w:t>Text 2</w:t>
      </w:r>
      <w:r>
        <w:t>"</w:t>
      </w:r>
      <w:r w:rsidR="00A93A65" w:rsidRPr="00A93A65">
        <w:t xml:space="preserve"> is </w:t>
      </w:r>
      <w:r w:rsidR="00A93A65">
        <w:t xml:space="preserve">for a paragraph that fits under </w:t>
      </w:r>
      <w:r w:rsidR="00A93A65" w:rsidRPr="00A93A65">
        <w:t>"Text 1 items".</w:t>
      </w:r>
    </w:p>
    <w:p w14:paraId="0C2EE3A8" w14:textId="77777777" w:rsidR="001E2415" w:rsidRDefault="003548B9" w:rsidP="003548B9">
      <w:pPr>
        <w:pStyle w:val="Text1"/>
      </w:pPr>
      <w:r>
        <w:t xml:space="preserve">Waffle </w:t>
      </w:r>
      <w:proofErr w:type="spellStart"/>
      <w:r>
        <w:t>waffle</w:t>
      </w:r>
      <w:proofErr w:type="spellEnd"/>
    </w:p>
    <w:p w14:paraId="0C2EE3A9" w14:textId="77777777" w:rsidR="00F9149A" w:rsidRDefault="00A93A65" w:rsidP="00A93A65">
      <w:pPr>
        <w:pStyle w:val="Text1bullet"/>
      </w:pPr>
      <w:r>
        <w:t>"</w:t>
      </w:r>
      <w:r w:rsidRPr="00A93A65">
        <w:t>Text 1 bullet</w:t>
      </w:r>
      <w:r>
        <w:t xml:space="preserve">" for a bulleted </w:t>
      </w:r>
      <w:proofErr w:type="gramStart"/>
      <w:r>
        <w:t>list;</w:t>
      </w:r>
      <w:proofErr w:type="gramEnd"/>
    </w:p>
    <w:p w14:paraId="0C2EE3AA" w14:textId="77777777" w:rsidR="00A93A65" w:rsidRDefault="00A93A65" w:rsidP="00A93A65">
      <w:pPr>
        <w:pStyle w:val="Text1bullet"/>
      </w:pPr>
      <w:r>
        <w:t xml:space="preserve">Bullet list item </w:t>
      </w:r>
      <w:proofErr w:type="gramStart"/>
      <w:r>
        <w:t>2;</w:t>
      </w:r>
      <w:proofErr w:type="gramEnd"/>
    </w:p>
    <w:p w14:paraId="0C2EE3AB" w14:textId="77777777" w:rsidR="00A93A65" w:rsidRPr="00A93A65" w:rsidRDefault="00945B3A" w:rsidP="00A93A65">
      <w:pPr>
        <w:pStyle w:val="Text2bullet"/>
      </w:pPr>
      <w:r>
        <w:t>"</w:t>
      </w:r>
      <w:r w:rsidR="00A93A65" w:rsidRPr="00A93A65">
        <w:t>Text 2 bullet" for sub-points</w:t>
      </w:r>
    </w:p>
    <w:p w14:paraId="0C2EE3AC" w14:textId="77777777" w:rsidR="00A93A65" w:rsidRDefault="00945B3A" w:rsidP="00A93A65">
      <w:pPr>
        <w:pStyle w:val="Text2bullet"/>
      </w:pPr>
      <w:r>
        <w:t>"</w:t>
      </w:r>
      <w:r w:rsidR="00A93A65" w:rsidRPr="00A93A65">
        <w:t>Text 2 bullet" for sub-points</w:t>
      </w:r>
    </w:p>
    <w:p w14:paraId="0C2EE3AD" w14:textId="77777777" w:rsidR="00A93A65" w:rsidRPr="00B26315" w:rsidRDefault="00A93A65" w:rsidP="00A93A65">
      <w:pPr>
        <w:pStyle w:val="Text1bullet"/>
      </w:pPr>
      <w:r>
        <w:t>Bullet list item 3.</w:t>
      </w:r>
    </w:p>
    <w:p w14:paraId="0C2EE3AE" w14:textId="77777777" w:rsidR="00A93A65" w:rsidRPr="00A93A65" w:rsidRDefault="00945B3A" w:rsidP="00A93A65">
      <w:pPr>
        <w:pStyle w:val="Text20"/>
      </w:pPr>
      <w:r>
        <w:t>"</w:t>
      </w:r>
      <w:r w:rsidR="00A93A65" w:rsidRPr="00A93A65">
        <w:t>Text 2</w:t>
      </w:r>
      <w:r>
        <w:t>"</w:t>
      </w:r>
      <w:r w:rsidR="00A93A65" w:rsidRPr="00A93A65">
        <w:t xml:space="preserve"> </w:t>
      </w:r>
      <w:r w:rsidR="00A93A65">
        <w:t xml:space="preserve">also fits under </w:t>
      </w:r>
      <w:r w:rsidR="00A93A65" w:rsidRPr="00A93A65">
        <w:t xml:space="preserve">"Text 1 </w:t>
      </w:r>
      <w:r w:rsidR="00A93A65">
        <w:t>bullet</w:t>
      </w:r>
      <w:r w:rsidR="00A93A65" w:rsidRPr="00A93A65">
        <w:t>".</w:t>
      </w:r>
    </w:p>
    <w:p w14:paraId="0C2EE3AF" w14:textId="77777777" w:rsidR="00FE70CB" w:rsidRPr="00B26315" w:rsidRDefault="00FE70CB" w:rsidP="00787CEC">
      <w:pPr>
        <w:pStyle w:val="Text1"/>
        <w:numPr>
          <w:ins w:id="36" w:author="Prof AH Basson" w:date="2007-03-06T17:56:00Z"/>
        </w:numPr>
      </w:pPr>
    </w:p>
    <w:p w14:paraId="0C2EE3B0" w14:textId="5ABBE9C0" w:rsidR="00FE70CB" w:rsidRPr="003344E9" w:rsidRDefault="003344E9" w:rsidP="003013B5">
      <w:pPr>
        <w:pStyle w:val="Caption"/>
        <w:keepNext/>
      </w:pPr>
      <w:bookmarkStart w:id="37" w:name="_Toc403660385"/>
      <w:r w:rsidRPr="003344E9">
        <w:lastRenderedPageBreak/>
        <w:t xml:space="preserve">Table </w:t>
      </w:r>
      <w:r w:rsidR="009929A9">
        <w:fldChar w:fldCharType="begin"/>
      </w:r>
      <w:r w:rsidR="009929A9">
        <w:instrText xml:space="preserve"> SEQ Table \* ARABIC </w:instrText>
      </w:r>
      <w:r w:rsidR="009929A9">
        <w:fldChar w:fldCharType="separate"/>
      </w:r>
      <w:r w:rsidR="004F1A10">
        <w:rPr>
          <w:noProof/>
        </w:rPr>
        <w:t>1</w:t>
      </w:r>
      <w:r w:rsidR="009929A9">
        <w:fldChar w:fldCharType="end"/>
      </w:r>
      <w:r w:rsidRPr="003344E9">
        <w:t>: Acceptable page layouts</w:t>
      </w:r>
      <w:bookmarkEnd w:id="37"/>
      <w:r w:rsidR="003013B5">
        <w:t xml:space="preserve"> (manually set "keep with next" in paragraph style for tables)</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976"/>
        <w:gridCol w:w="2835"/>
      </w:tblGrid>
      <w:tr w:rsidR="00BC2ADA" w:rsidRPr="00B26315" w14:paraId="0C2EE3B3" w14:textId="77777777" w:rsidTr="00177439">
        <w:trPr>
          <w:trHeight w:val="489"/>
        </w:trPr>
        <w:tc>
          <w:tcPr>
            <w:tcW w:w="2235" w:type="dxa"/>
            <w:tcBorders>
              <w:bottom w:val="nil"/>
            </w:tcBorders>
            <w:shd w:val="clear" w:color="auto" w:fill="auto"/>
          </w:tcPr>
          <w:p w14:paraId="0C2EE3B1" w14:textId="77777777" w:rsidR="00BC2ADA" w:rsidRPr="00B26315" w:rsidRDefault="003344E9" w:rsidP="00787CEC">
            <w:pPr>
              <w:pStyle w:val="TableHeading"/>
            </w:pPr>
            <w:r>
              <w:t>Pap</w:t>
            </w:r>
            <w:r w:rsidR="00BC2ADA" w:rsidRPr="00B26315">
              <w:t>er</w:t>
            </w:r>
          </w:p>
        </w:tc>
        <w:tc>
          <w:tcPr>
            <w:tcW w:w="5811" w:type="dxa"/>
            <w:gridSpan w:val="2"/>
          </w:tcPr>
          <w:p w14:paraId="0C2EE3B2" w14:textId="77777777" w:rsidR="00BC2ADA" w:rsidRPr="00B26315" w:rsidRDefault="003344E9" w:rsidP="00787CEC">
            <w:pPr>
              <w:pStyle w:val="TableHeading"/>
            </w:pPr>
            <w:r>
              <w:t>Margins</w:t>
            </w:r>
          </w:p>
        </w:tc>
      </w:tr>
      <w:tr w:rsidR="00BC2ADA" w:rsidRPr="00B26315" w14:paraId="0C2EE3B7" w14:textId="77777777" w:rsidTr="00177439">
        <w:trPr>
          <w:trHeight w:val="489"/>
        </w:trPr>
        <w:tc>
          <w:tcPr>
            <w:tcW w:w="2235" w:type="dxa"/>
            <w:tcBorders>
              <w:top w:val="nil"/>
            </w:tcBorders>
            <w:shd w:val="clear" w:color="auto" w:fill="auto"/>
          </w:tcPr>
          <w:p w14:paraId="0C2EE3B4" w14:textId="77777777" w:rsidR="00BC2ADA" w:rsidRPr="00B26315" w:rsidRDefault="00BC2ADA" w:rsidP="00787CEC">
            <w:pPr>
              <w:pStyle w:val="TableHeading"/>
            </w:pPr>
          </w:p>
        </w:tc>
        <w:tc>
          <w:tcPr>
            <w:tcW w:w="2976" w:type="dxa"/>
          </w:tcPr>
          <w:p w14:paraId="0C2EE3B5" w14:textId="77777777" w:rsidR="00BC2ADA" w:rsidRPr="00B26315" w:rsidRDefault="00BC2ADA" w:rsidP="003344E9">
            <w:pPr>
              <w:pStyle w:val="TableHeading"/>
            </w:pPr>
            <w:r w:rsidRPr="00B26315">
              <w:t>L</w:t>
            </w:r>
            <w:r w:rsidR="003344E9">
              <w:t>eft</w:t>
            </w:r>
            <w:r w:rsidRPr="00B26315">
              <w:t>/R</w:t>
            </w:r>
            <w:r w:rsidR="003344E9">
              <w:t>ight</w:t>
            </w:r>
            <w:r w:rsidRPr="00B26315">
              <w:t xml:space="preserve"> [mm]</w:t>
            </w:r>
          </w:p>
        </w:tc>
        <w:tc>
          <w:tcPr>
            <w:tcW w:w="2835" w:type="dxa"/>
            <w:shd w:val="clear" w:color="auto" w:fill="auto"/>
          </w:tcPr>
          <w:p w14:paraId="0C2EE3B6" w14:textId="77777777" w:rsidR="00BC2ADA" w:rsidRPr="00B26315" w:rsidRDefault="003344E9" w:rsidP="003344E9">
            <w:pPr>
              <w:pStyle w:val="TableHeading"/>
            </w:pPr>
            <w:r>
              <w:t>Top</w:t>
            </w:r>
            <w:r w:rsidR="00BC2ADA" w:rsidRPr="00B26315">
              <w:t>/</w:t>
            </w:r>
            <w:r>
              <w:t>Bottom</w:t>
            </w:r>
            <w:r w:rsidR="00BC2ADA" w:rsidRPr="00B26315">
              <w:t xml:space="preserve"> [mm]</w:t>
            </w:r>
          </w:p>
        </w:tc>
      </w:tr>
      <w:tr w:rsidR="00BC2ADA" w:rsidRPr="00B26315" w14:paraId="0C2EE3BB" w14:textId="77777777" w:rsidTr="00177439">
        <w:tc>
          <w:tcPr>
            <w:tcW w:w="2235" w:type="dxa"/>
          </w:tcPr>
          <w:p w14:paraId="0C2EE3B8" w14:textId="77777777" w:rsidR="00BC2ADA" w:rsidRPr="00B26315" w:rsidRDefault="00BC2ADA" w:rsidP="00787CEC">
            <w:pPr>
              <w:pStyle w:val="TableC"/>
            </w:pPr>
            <w:r w:rsidRPr="00B26315">
              <w:t>A4</w:t>
            </w:r>
          </w:p>
        </w:tc>
        <w:tc>
          <w:tcPr>
            <w:tcW w:w="2976" w:type="dxa"/>
          </w:tcPr>
          <w:p w14:paraId="0C2EE3B9" w14:textId="77777777" w:rsidR="00BC2ADA" w:rsidRPr="00B26315" w:rsidRDefault="00BC2ADA" w:rsidP="00787CEC">
            <w:pPr>
              <w:pStyle w:val="TableC"/>
            </w:pPr>
          </w:p>
        </w:tc>
        <w:tc>
          <w:tcPr>
            <w:tcW w:w="2835" w:type="dxa"/>
          </w:tcPr>
          <w:p w14:paraId="0C2EE3BA" w14:textId="77777777" w:rsidR="00BC2ADA" w:rsidRPr="00B26315" w:rsidRDefault="00BC2ADA" w:rsidP="00787CEC">
            <w:pPr>
              <w:pStyle w:val="TableC"/>
            </w:pPr>
          </w:p>
        </w:tc>
      </w:tr>
      <w:tr w:rsidR="00BC2ADA" w:rsidRPr="00B26315" w14:paraId="0C2EE3BF" w14:textId="77777777" w:rsidTr="00177439">
        <w:tc>
          <w:tcPr>
            <w:tcW w:w="2235" w:type="dxa"/>
          </w:tcPr>
          <w:p w14:paraId="0C2EE3BC" w14:textId="77777777" w:rsidR="00BC2ADA" w:rsidRPr="00B26315" w:rsidRDefault="00BC2ADA" w:rsidP="00787CEC">
            <w:pPr>
              <w:pStyle w:val="TableC"/>
            </w:pPr>
            <w:r w:rsidRPr="00B26315">
              <w:t>A5</w:t>
            </w:r>
          </w:p>
        </w:tc>
        <w:tc>
          <w:tcPr>
            <w:tcW w:w="2976" w:type="dxa"/>
          </w:tcPr>
          <w:p w14:paraId="0C2EE3BD" w14:textId="77777777" w:rsidR="00BC2ADA" w:rsidRPr="00B26315" w:rsidRDefault="00BC2ADA" w:rsidP="00787CEC">
            <w:pPr>
              <w:pStyle w:val="TableC"/>
            </w:pPr>
          </w:p>
        </w:tc>
        <w:tc>
          <w:tcPr>
            <w:tcW w:w="2835" w:type="dxa"/>
          </w:tcPr>
          <w:p w14:paraId="0C2EE3BE" w14:textId="77777777" w:rsidR="00BC2ADA" w:rsidRPr="00B26315" w:rsidRDefault="00BC2ADA" w:rsidP="00787CEC">
            <w:pPr>
              <w:pStyle w:val="TableC"/>
            </w:pPr>
          </w:p>
        </w:tc>
      </w:tr>
    </w:tbl>
    <w:p w14:paraId="0C2EE3C0" w14:textId="77777777" w:rsidR="004A1C9F" w:rsidRPr="00DB4F44" w:rsidRDefault="00DB4F44" w:rsidP="00DB4F44">
      <w:pPr>
        <w:pStyle w:val="Text1"/>
      </w:pPr>
      <w:r>
        <w:t>An equation must read like part of the text. Some or other strange parameter is given by the following expression (note the full stop after the equation to indicate the end of the sentence):</w:t>
      </w:r>
    </w:p>
    <w:p w14:paraId="0C2EE3C1" w14:textId="77777777" w:rsidR="00CE36C8" w:rsidRPr="00B26315" w:rsidRDefault="009929A9" w:rsidP="006C1C0F">
      <w:pPr>
        <w:pStyle w:val="Eq"/>
      </w:pPr>
      <m:oMath>
        <m:f>
          <m:fPr>
            <m:type m:val="lin"/>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0.5</m:t>
            </m:r>
          </m:sup>
        </m:sSup>
      </m:oMath>
      <w:r w:rsidR="00CE36C8">
        <w:t>.</w:t>
      </w:r>
      <w:r w:rsidR="00CE36C8">
        <w:tab/>
        <w:t>(1)</w:t>
      </w:r>
    </w:p>
    <w:p w14:paraId="0C2EE3C2" w14:textId="77777777" w:rsidR="00F9149A" w:rsidRDefault="00AA2827" w:rsidP="00787CEC">
      <w:pPr>
        <w:pStyle w:val="Text1"/>
      </w:pPr>
      <w:r>
        <w:t xml:space="preserve">In other </w:t>
      </w:r>
      <w:proofErr w:type="gramStart"/>
      <w:r>
        <w:t>cases</w:t>
      </w:r>
      <w:proofErr w:type="gramEnd"/>
      <w:r>
        <w:t xml:space="preserve"> the equation is in the middle of the sentence. Then the paragraph following the equation should start with a small letter. Another strange parameter is given by</w:t>
      </w:r>
    </w:p>
    <w:p w14:paraId="0C2EE3C3" w14:textId="77777777" w:rsidR="00AA2827" w:rsidRPr="00B26315" w:rsidRDefault="009929A9" w:rsidP="00AA2827">
      <w:pPr>
        <w:pStyle w:val="Eq"/>
      </w:pPr>
      <m:oMath>
        <m:f>
          <m:fPr>
            <m:type m:val="lin"/>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0.5</m:t>
            </m:r>
          </m:sup>
        </m:sSup>
      </m:oMath>
      <w:r w:rsidR="00AA2827">
        <w:t>,</w:t>
      </w:r>
      <w:r w:rsidR="00AA2827">
        <w:tab/>
        <w:t>(2</w:t>
      </w:r>
      <w:r w:rsidR="00AA2827" w:rsidRPr="00B26315">
        <w:t>)</w:t>
      </w:r>
    </w:p>
    <w:p w14:paraId="0C2EE3C4" w14:textId="77777777" w:rsidR="00AA2827" w:rsidRDefault="00AA2827" w:rsidP="00787CEC">
      <w:pPr>
        <w:pStyle w:val="Text1"/>
      </w:pPr>
      <w:r>
        <w:t xml:space="preserve">where </w:t>
      </w:r>
      <w:r>
        <w:rPr>
          <w:i/>
        </w:rPr>
        <w:t>y</w:t>
      </w:r>
      <w:r>
        <w:t xml:space="preserve"> represents a physical property.</w:t>
      </w:r>
    </w:p>
    <w:p w14:paraId="0C2EE3C5" w14:textId="77777777" w:rsidR="00AA2827" w:rsidRDefault="00AA2827" w:rsidP="00787CEC">
      <w:pPr>
        <w:pStyle w:val="Text1"/>
      </w:pPr>
      <w:r>
        <w:t>Symbols that represent values of properties should be printed in italics, but SI units and names of functions (</w:t>
      </w:r>
      <w:proofErr w:type="gramStart"/>
      <w:r>
        <w:t>e.g.</w:t>
      </w:r>
      <w:proofErr w:type="gramEnd"/>
      <w:r>
        <w:t xml:space="preserve"> sin, cos and tan) must not be printed in italics. There must be a hard space between a number and its unit, </w:t>
      </w:r>
      <w:proofErr w:type="gramStart"/>
      <w:r>
        <w:t>e.g.</w:t>
      </w:r>
      <w:proofErr w:type="gramEnd"/>
      <w:r>
        <w:t xml:space="preserve"> 120 km. This type of space can be created using "</w:t>
      </w:r>
      <w:proofErr w:type="spellStart"/>
      <w:r>
        <w:t>Crtl</w:t>
      </w:r>
      <w:proofErr w:type="spellEnd"/>
      <w:r>
        <w:t>-Shift-Spacebar".</w:t>
      </w:r>
    </w:p>
    <w:p w14:paraId="0C2EE3C6" w14:textId="77777777" w:rsidR="007661D9" w:rsidRPr="00AA2827" w:rsidRDefault="007661D9" w:rsidP="00787CEC">
      <w:pPr>
        <w:pStyle w:val="Text1"/>
      </w:pPr>
      <w:r>
        <w:t>Create sketches and diagrams in PowerPoint or Visio. Then copy the figure and select "Paste special" to insert it as "Picture (enhanced metafile)". The paragraph containing the figure should use the "Figure" style.</w:t>
      </w:r>
      <w:r w:rsidR="00945B3A">
        <w:t xml:space="preserve"> If you type "Enter" in the "Figure" style, the next style is automatically "Caption".</w:t>
      </w:r>
    </w:p>
    <w:p w14:paraId="0C2EE3C7" w14:textId="77777777" w:rsidR="00860DAB" w:rsidRPr="00B26315" w:rsidRDefault="00DA231F" w:rsidP="00997EE5">
      <w:pPr>
        <w:pStyle w:val="Figure"/>
        <w:spacing w:before="480"/>
      </w:pPr>
      <w:r>
        <w:rPr>
          <w:noProof/>
          <w:lang w:eastAsia="en-ZA"/>
        </w:rPr>
        <w:lastRenderedPageBreak/>
        <w:drawing>
          <wp:inline distT="0" distB="0" distL="0" distR="0" wp14:anchorId="0C2EE3D5" wp14:editId="0C2EE3D6">
            <wp:extent cx="4162425" cy="3124200"/>
            <wp:effectExtent l="0" t="0" r="9525" b="0"/>
            <wp:docPr id="4" name="Picture 1" descr="Water l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il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425" cy="3124200"/>
                    </a:xfrm>
                    <a:prstGeom prst="rect">
                      <a:avLst/>
                    </a:prstGeom>
                    <a:noFill/>
                    <a:ln>
                      <a:noFill/>
                    </a:ln>
                  </pic:spPr>
                </pic:pic>
              </a:graphicData>
            </a:graphic>
          </wp:inline>
        </w:drawing>
      </w:r>
    </w:p>
    <w:p w14:paraId="0C2EE3C8" w14:textId="7F4DD61B" w:rsidR="00C10A3F" w:rsidRPr="00B26315" w:rsidRDefault="00C93397" w:rsidP="00C93397">
      <w:pPr>
        <w:pStyle w:val="Caption"/>
      </w:pPr>
      <w:bookmarkStart w:id="38" w:name="_Toc96960966"/>
      <w:r>
        <w:t xml:space="preserve">Figure </w:t>
      </w:r>
      <w:r w:rsidR="009929A9">
        <w:fldChar w:fldCharType="begin"/>
      </w:r>
      <w:r w:rsidR="009929A9">
        <w:instrText xml:space="preserve"> SEQ Figure \* ARABIC </w:instrText>
      </w:r>
      <w:r w:rsidR="009929A9">
        <w:fldChar w:fldCharType="separate"/>
      </w:r>
      <w:r w:rsidR="004F1A10">
        <w:rPr>
          <w:noProof/>
        </w:rPr>
        <w:t>8</w:t>
      </w:r>
      <w:r w:rsidR="009929A9">
        <w:rPr>
          <w:noProof/>
        </w:rPr>
        <w:fldChar w:fldCharType="end"/>
      </w:r>
      <w:r>
        <w:t>: Water plants</w:t>
      </w:r>
      <w:bookmarkEnd w:id="38"/>
    </w:p>
    <w:p w14:paraId="0C2EE3C9" w14:textId="77777777" w:rsidR="00F9149A" w:rsidRPr="00B26315" w:rsidRDefault="00C93397" w:rsidP="00E27F0B">
      <w:pPr>
        <w:pStyle w:val="Heading1"/>
      </w:pPr>
      <w:bookmarkStart w:id="39" w:name="_Toc96960989"/>
      <w:r>
        <w:lastRenderedPageBreak/>
        <w:t>Conclusions</w:t>
      </w:r>
      <w:bookmarkEnd w:id="39"/>
    </w:p>
    <w:p w14:paraId="0C2EE3CA" w14:textId="77777777" w:rsidR="00F9149A" w:rsidRPr="00B26315" w:rsidRDefault="00F9149A" w:rsidP="00787CEC">
      <w:pPr>
        <w:pStyle w:val="Text1"/>
      </w:pPr>
      <w:r w:rsidRPr="00B26315">
        <w:t>H</w:t>
      </w:r>
    </w:p>
    <w:p w14:paraId="0C2EE3CB" w14:textId="77777777" w:rsidR="00F9149A" w:rsidRPr="00B26315" w:rsidRDefault="00C93397" w:rsidP="00E27F0B">
      <w:pPr>
        <w:pStyle w:val="Heading1"/>
      </w:pPr>
      <w:bookmarkStart w:id="40" w:name="_Toc96960990"/>
      <w:r>
        <w:lastRenderedPageBreak/>
        <w:t>References</w:t>
      </w:r>
      <w:bookmarkEnd w:id="40"/>
    </w:p>
    <w:p w14:paraId="0C2EE3CC" w14:textId="77777777" w:rsidR="00F9149A" w:rsidRPr="00B26315" w:rsidRDefault="001377FE">
      <w:pPr>
        <w:pStyle w:val="References"/>
      </w:pPr>
      <w:proofErr w:type="spellStart"/>
      <w:r>
        <w:t>Pompies</w:t>
      </w:r>
      <w:proofErr w:type="spellEnd"/>
      <w:r>
        <w:t>, P</w:t>
      </w:r>
      <w:r w:rsidR="00F9149A" w:rsidRPr="00B26315">
        <w:t>, 1</w:t>
      </w:r>
      <w:r>
        <w:t>652</w:t>
      </w:r>
      <w:r w:rsidR="00F9149A" w:rsidRPr="00B26315">
        <w:t xml:space="preserve">, </w:t>
      </w:r>
      <w:r>
        <w:rPr>
          <w:i/>
          <w:iCs/>
        </w:rPr>
        <w:t xml:space="preserve">My experiences on the </w:t>
      </w:r>
      <w:proofErr w:type="spellStart"/>
      <w:r>
        <w:rPr>
          <w:i/>
          <w:iCs/>
        </w:rPr>
        <w:t>Drommedaris</w:t>
      </w:r>
      <w:proofErr w:type="spellEnd"/>
      <w:r w:rsidR="00F9149A" w:rsidRPr="00B26315">
        <w:t xml:space="preserve">, </w:t>
      </w:r>
      <w:r>
        <w:t>1st</w:t>
      </w:r>
      <w:r w:rsidR="00F9149A" w:rsidRPr="00B26315">
        <w:t xml:space="preserve"> </w:t>
      </w:r>
      <w:r>
        <w:t>e</w:t>
      </w:r>
      <w:r w:rsidR="00C93397">
        <w:t>d</w:t>
      </w:r>
      <w:r w:rsidR="00F9149A" w:rsidRPr="00B26315">
        <w:t xml:space="preserve">, </w:t>
      </w:r>
      <w:r>
        <w:t xml:space="preserve">Van </w:t>
      </w:r>
      <w:proofErr w:type="spellStart"/>
      <w:r>
        <w:t>Riebeeck</w:t>
      </w:r>
      <w:proofErr w:type="spellEnd"/>
      <w:r>
        <w:t xml:space="preserve"> Publishers</w:t>
      </w:r>
      <w:r w:rsidR="00F9149A" w:rsidRPr="00B26315">
        <w:t xml:space="preserve">, </w:t>
      </w:r>
      <w:r>
        <w:t>Cape Town</w:t>
      </w:r>
      <w:r w:rsidR="00F9149A" w:rsidRPr="00B26315">
        <w:t>.</w:t>
      </w:r>
    </w:p>
    <w:p w14:paraId="0C2EE3CD" w14:textId="77777777" w:rsidR="00F9149A" w:rsidRPr="00B26315" w:rsidRDefault="00F914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cs="Arial"/>
          <w:sz w:val="24"/>
        </w:rPr>
      </w:pPr>
    </w:p>
    <w:p w14:paraId="0C2EE3CE" w14:textId="77777777" w:rsidR="00F9149A" w:rsidRPr="00B26315" w:rsidRDefault="00781F77" w:rsidP="00E27F0B">
      <w:pPr>
        <w:pStyle w:val="Heading7"/>
      </w:pPr>
      <w:bookmarkStart w:id="41" w:name="_Toc160980278"/>
      <w:bookmarkStart w:id="42" w:name="_Toc269981202"/>
      <w:r w:rsidRPr="00B26315">
        <w:lastRenderedPageBreak/>
        <w:tab/>
      </w:r>
      <w:bookmarkEnd w:id="41"/>
      <w:bookmarkEnd w:id="42"/>
      <w:r w:rsidR="007B40CF">
        <w:t>Heading for this appendix</w:t>
      </w:r>
    </w:p>
    <w:p w14:paraId="0C2EE3CF" w14:textId="77777777" w:rsidR="00F9149A" w:rsidRPr="00B26315" w:rsidRDefault="00F9149A" w:rsidP="00254D69">
      <w:pPr>
        <w:pStyle w:val="Heading8"/>
      </w:pPr>
      <w:bookmarkStart w:id="43" w:name="_Toc160980279"/>
      <w:bookmarkStart w:id="44" w:name="_Toc269981203"/>
      <w:bookmarkStart w:id="45" w:name="_Toc403653356"/>
      <w:proofErr w:type="spellStart"/>
      <w:r w:rsidRPr="00B26315">
        <w:t>B</w:t>
      </w:r>
      <w:bookmarkEnd w:id="43"/>
      <w:r w:rsidR="00C2347D" w:rsidRPr="00B26315">
        <w:t>la</w:t>
      </w:r>
      <w:proofErr w:type="spellEnd"/>
      <w:r w:rsidR="00C2347D" w:rsidRPr="00B26315">
        <w:t xml:space="preserve"> </w:t>
      </w:r>
      <w:proofErr w:type="spellStart"/>
      <w:r w:rsidR="00C2347D" w:rsidRPr="00B26315">
        <w:t>bla</w:t>
      </w:r>
      <w:bookmarkEnd w:id="44"/>
      <w:bookmarkEnd w:id="45"/>
      <w:proofErr w:type="spellEnd"/>
    </w:p>
    <w:p w14:paraId="0C2EE3D0" w14:textId="77777777" w:rsidR="00F9149A" w:rsidRDefault="004B0164" w:rsidP="00787CEC">
      <w:pPr>
        <w:pStyle w:val="Text1"/>
      </w:pPr>
      <w:r>
        <w:t>Note that for appendix headings use styles "Heading 7" and "Heading 8".</w:t>
      </w:r>
    </w:p>
    <w:p w14:paraId="0C2EE3D1" w14:textId="77777777" w:rsidR="007B40CF" w:rsidRPr="00B26315" w:rsidRDefault="007B40CF" w:rsidP="00787CEC">
      <w:pPr>
        <w:pStyle w:val="Text1"/>
      </w:pPr>
      <w:r>
        <w:t>Note that all headings must have a title, just as a chapter has a heading</w:t>
      </w:r>
    </w:p>
    <w:p w14:paraId="0C2EE3D2" w14:textId="77777777" w:rsidR="00E26997" w:rsidRPr="00B26315" w:rsidRDefault="005F3388" w:rsidP="00E27F0B">
      <w:pPr>
        <w:pStyle w:val="Heading7"/>
      </w:pPr>
      <w:r w:rsidRPr="00B26315">
        <w:lastRenderedPageBreak/>
        <w:tab/>
      </w:r>
      <w:proofErr w:type="spellStart"/>
      <w:r w:rsidRPr="00B26315">
        <w:t>BlaBlaBla</w:t>
      </w:r>
      <w:proofErr w:type="spellEnd"/>
    </w:p>
    <w:p w14:paraId="0C2EE3D3" w14:textId="77777777" w:rsidR="00C237E0" w:rsidRPr="00B26315" w:rsidRDefault="00C237E0" w:rsidP="00254D69">
      <w:pPr>
        <w:pStyle w:val="Heading8"/>
      </w:pPr>
      <w:proofErr w:type="spellStart"/>
      <w:r w:rsidRPr="00B26315">
        <w:t>SDCc</w:t>
      </w:r>
      <w:proofErr w:type="spellEnd"/>
    </w:p>
    <w:p w14:paraId="0C2EE3D4" w14:textId="77777777" w:rsidR="004A772F" w:rsidRPr="00B26315" w:rsidRDefault="00C237E0" w:rsidP="00787CEC">
      <w:pPr>
        <w:pStyle w:val="Text1"/>
      </w:pPr>
      <w:proofErr w:type="spellStart"/>
      <w:r w:rsidRPr="00B26315">
        <w:t>Dasqw</w:t>
      </w:r>
      <w:proofErr w:type="spellEnd"/>
    </w:p>
    <w:sectPr w:rsidR="004A772F" w:rsidRPr="00B26315" w:rsidSect="004F1A10">
      <w:footerReference w:type="default" r:id="rId29"/>
      <w:endnotePr>
        <w:numStart w:val="6"/>
      </w:endnotePr>
      <w:pgSz w:w="11907" w:h="16840" w:code="9"/>
      <w:pgMar w:top="1474" w:right="1985" w:bottom="2495" w:left="1985"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03C06" w14:textId="77777777" w:rsidR="009929A9" w:rsidRDefault="009929A9">
      <w:r>
        <w:separator/>
      </w:r>
    </w:p>
  </w:endnote>
  <w:endnote w:type="continuationSeparator" w:id="0">
    <w:p w14:paraId="57D945F2" w14:textId="77777777" w:rsidR="009929A9" w:rsidRDefault="009929A9">
      <w:r>
        <w:continuationSeparator/>
      </w:r>
    </w:p>
  </w:endnote>
  <w:endnote w:type="continuationNotice" w:id="1">
    <w:p w14:paraId="25839502" w14:textId="77777777" w:rsidR="009929A9" w:rsidRDefault="00992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LinePrinter">
    <w:altName w:val="Calibri"/>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DD" w14:textId="77777777" w:rsidR="008E39F0" w:rsidRDefault="008E39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xiv</w:t>
    </w:r>
    <w:r>
      <w:rPr>
        <w:rStyle w:val="PageNumber"/>
      </w:rPr>
      <w:fldChar w:fldCharType="end"/>
    </w:r>
  </w:p>
  <w:p w14:paraId="0C2EE3DE" w14:textId="77777777" w:rsidR="008E39F0" w:rsidRDefault="008E3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1" w14:textId="77777777" w:rsidR="007B40CF" w:rsidRDefault="007B40CF" w:rsidP="007B40CF">
    <w:pPr>
      <w:pStyle w:val="Footer"/>
      <w:jc w:val="center"/>
      <w:rPr>
        <w:color w:val="70706E"/>
        <w:sz w:val="16"/>
        <w:szCs w:val="16"/>
      </w:rPr>
    </w:pPr>
  </w:p>
  <w:p w14:paraId="0C2EE3E2" w14:textId="77777777" w:rsidR="007B40CF" w:rsidRDefault="007B40CF" w:rsidP="007B40CF">
    <w:pPr>
      <w:pStyle w:val="Footer"/>
      <w:jc w:val="center"/>
      <w:rPr>
        <w:color w:val="70706E"/>
        <w:sz w:val="16"/>
        <w:szCs w:val="16"/>
      </w:rPr>
    </w:pPr>
    <w:r>
      <w:rPr>
        <w:noProof/>
        <w:color w:val="70706E"/>
        <w:sz w:val="16"/>
        <w:szCs w:val="16"/>
        <w:lang w:eastAsia="en-ZA"/>
      </w:rPr>
      <w:drawing>
        <wp:anchor distT="0" distB="0" distL="114300" distR="114300" simplePos="0" relativeHeight="251659264" behindDoc="1" locked="0" layoutInCell="1" allowOverlap="1" wp14:anchorId="0C2EE3ED" wp14:editId="0C2EE3EE">
          <wp:simplePos x="0" y="0"/>
          <wp:positionH relativeFrom="margin">
            <wp:posOffset>1500505</wp:posOffset>
          </wp:positionH>
          <wp:positionV relativeFrom="page">
            <wp:posOffset>9571990</wp:posOffset>
          </wp:positionV>
          <wp:extent cx="2087880" cy="10033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png"/>
                  <pic:cNvPicPr/>
                </pic:nvPicPr>
                <pic:blipFill>
                  <a:blip r:embed="rId1" cstate="print">
                    <a:extLst>
                      <a:ext uri="{28A0092B-C50C-407E-A947-70E740481C1C}">
                        <a14:useLocalDpi xmlns:a14="http://schemas.microsoft.com/office/drawing/2010/main"/>
                      </a:ext>
                    </a:extLst>
                  </a:blip>
                  <a:stretch>
                    <a:fillRect/>
                  </a:stretch>
                </pic:blipFill>
                <pic:spPr>
                  <a:xfrm>
                    <a:off x="0" y="0"/>
                    <a:ext cx="2087880" cy="100330"/>
                  </a:xfrm>
                  <a:prstGeom prst="rect">
                    <a:avLst/>
                  </a:prstGeom>
                </pic:spPr>
              </pic:pic>
            </a:graphicData>
          </a:graphic>
          <wp14:sizeRelH relativeFrom="margin">
            <wp14:pctWidth>0</wp14:pctWidth>
          </wp14:sizeRelH>
          <wp14:sizeRelV relativeFrom="margin">
            <wp14:pctHeight>0</wp14:pctHeight>
          </wp14:sizeRelV>
        </wp:anchor>
      </w:drawing>
    </w:r>
    <w:r>
      <w:rPr>
        <w:noProof/>
        <w:color w:val="70706E"/>
        <w:sz w:val="16"/>
        <w:szCs w:val="16"/>
        <w:lang w:eastAsia="en-ZA"/>
      </w:rPr>
      <w:drawing>
        <wp:anchor distT="0" distB="0" distL="114300" distR="114300" simplePos="0" relativeHeight="251660288" behindDoc="0" locked="0" layoutInCell="1" allowOverlap="1" wp14:anchorId="0C2EE3EF" wp14:editId="0C2EE3F0">
          <wp:simplePos x="0" y="0"/>
          <wp:positionH relativeFrom="column">
            <wp:posOffset>4052570</wp:posOffset>
          </wp:positionH>
          <wp:positionV relativeFrom="paragraph">
            <wp:posOffset>75565</wp:posOffset>
          </wp:positionV>
          <wp:extent cx="1836420" cy="6445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E_3 Languages_RGB.jpg"/>
                  <pic:cNvPicPr/>
                </pic:nvPicPr>
                <pic:blipFill rotWithShape="1">
                  <a:blip r:embed="rId2" cstate="print">
                    <a:extLst>
                      <a:ext uri="{28A0092B-C50C-407E-A947-70E740481C1C}">
                        <a14:useLocalDpi xmlns:a14="http://schemas.microsoft.com/office/drawing/2010/main" val="0"/>
                      </a:ext>
                    </a:extLst>
                  </a:blip>
                  <a:srcRect/>
                  <a:stretch/>
                </pic:blipFill>
                <pic:spPr bwMode="auto">
                  <a:xfrm>
                    <a:off x="0" y="0"/>
                    <a:ext cx="1836420" cy="64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EE3E3" w14:textId="77777777" w:rsidR="007B40CF" w:rsidRDefault="007B40CF" w:rsidP="007B40CF">
    <w:pPr>
      <w:pStyle w:val="Footer"/>
      <w:jc w:val="center"/>
      <w:rPr>
        <w:color w:val="70706E"/>
        <w:sz w:val="16"/>
        <w:szCs w:val="16"/>
      </w:rPr>
    </w:pPr>
  </w:p>
  <w:p w14:paraId="0C2EE3E4" w14:textId="77777777" w:rsidR="007B40CF" w:rsidRDefault="007B40CF" w:rsidP="007B40CF">
    <w:pPr>
      <w:pStyle w:val="Footer"/>
      <w:jc w:val="center"/>
      <w:rPr>
        <w:color w:val="70706E"/>
        <w:sz w:val="16"/>
        <w:szCs w:val="16"/>
      </w:rPr>
    </w:pPr>
    <w:r>
      <w:rPr>
        <w:color w:val="70706E"/>
        <w:sz w:val="16"/>
        <w:szCs w:val="16"/>
      </w:rPr>
      <w:t xml:space="preserve">Department of Mechanical and Mechatronic Engineering </w:t>
    </w:r>
  </w:p>
  <w:p w14:paraId="0C2EE3E5" w14:textId="77777777" w:rsidR="007B40CF" w:rsidRPr="00EB1460" w:rsidRDefault="007B40CF" w:rsidP="007B40CF">
    <w:pPr>
      <w:pStyle w:val="Footer"/>
      <w:jc w:val="center"/>
      <w:rPr>
        <w:color w:val="70706E"/>
        <w:sz w:val="16"/>
        <w:szCs w:val="16"/>
      </w:rPr>
    </w:pPr>
    <w:proofErr w:type="spellStart"/>
    <w:r>
      <w:rPr>
        <w:color w:val="70706E"/>
        <w:sz w:val="16"/>
        <w:szCs w:val="16"/>
      </w:rPr>
      <w:t>Departement</w:t>
    </w:r>
    <w:proofErr w:type="spellEnd"/>
    <w:r>
      <w:rPr>
        <w:color w:val="70706E"/>
        <w:sz w:val="16"/>
        <w:szCs w:val="16"/>
      </w:rPr>
      <w:t xml:space="preserve"> </w:t>
    </w:r>
    <w:proofErr w:type="spellStart"/>
    <w:r>
      <w:rPr>
        <w:color w:val="70706E"/>
        <w:sz w:val="16"/>
        <w:szCs w:val="16"/>
      </w:rPr>
      <w:t>Meganiese</w:t>
    </w:r>
    <w:proofErr w:type="spellEnd"/>
    <w:r>
      <w:rPr>
        <w:color w:val="70706E"/>
        <w:sz w:val="16"/>
        <w:szCs w:val="16"/>
      </w:rPr>
      <w:t xml:space="preserve"> </w:t>
    </w:r>
    <w:proofErr w:type="spellStart"/>
    <w:r>
      <w:rPr>
        <w:color w:val="70706E"/>
        <w:sz w:val="16"/>
        <w:szCs w:val="16"/>
      </w:rPr>
      <w:t>en</w:t>
    </w:r>
    <w:proofErr w:type="spellEnd"/>
    <w:r>
      <w:rPr>
        <w:color w:val="70706E"/>
        <w:sz w:val="16"/>
        <w:szCs w:val="16"/>
      </w:rPr>
      <w:t xml:space="preserve"> </w:t>
    </w:r>
    <w:proofErr w:type="spellStart"/>
    <w:r>
      <w:rPr>
        <w:color w:val="70706E"/>
        <w:sz w:val="16"/>
        <w:szCs w:val="16"/>
      </w:rPr>
      <w:t>Megatroniese</w:t>
    </w:r>
    <w:proofErr w:type="spellEnd"/>
    <w:r>
      <w:rPr>
        <w:color w:val="70706E"/>
        <w:sz w:val="16"/>
        <w:szCs w:val="16"/>
      </w:rPr>
      <w:t xml:space="preserve"> </w:t>
    </w:r>
    <w:proofErr w:type="spellStart"/>
    <w:r>
      <w:rPr>
        <w:color w:val="70706E"/>
        <w:sz w:val="16"/>
        <w:szCs w:val="16"/>
      </w:rPr>
      <w:t>Ingenieurswese</w:t>
    </w:r>
    <w:proofErr w:type="spellEnd"/>
  </w:p>
  <w:p w14:paraId="0C2EE3E6" w14:textId="77777777" w:rsidR="007B40CF" w:rsidRPr="00EB1460" w:rsidRDefault="007B40CF" w:rsidP="007B40CF">
    <w:pPr>
      <w:pStyle w:val="Footer"/>
      <w:jc w:val="center"/>
      <w:rPr>
        <w:color w:val="70706E"/>
        <w:sz w:val="16"/>
        <w:szCs w:val="16"/>
      </w:rPr>
    </w:pPr>
    <w:proofErr w:type="spellStart"/>
    <w:r w:rsidRPr="00EB1460">
      <w:rPr>
        <w:color w:val="70706E"/>
        <w:sz w:val="16"/>
        <w:szCs w:val="16"/>
      </w:rPr>
      <w:t>Privaat</w:t>
    </w:r>
    <w:proofErr w:type="spellEnd"/>
    <w:r w:rsidRPr="00EB1460">
      <w:rPr>
        <w:color w:val="70706E"/>
        <w:sz w:val="16"/>
        <w:szCs w:val="16"/>
      </w:rPr>
      <w:t xml:space="preserve"> </w:t>
    </w:r>
    <w:proofErr w:type="spellStart"/>
    <w:r w:rsidRPr="00EB1460">
      <w:rPr>
        <w:color w:val="70706E"/>
        <w:sz w:val="16"/>
        <w:szCs w:val="16"/>
      </w:rPr>
      <w:t>Sak</w:t>
    </w:r>
    <w:proofErr w:type="spellEnd"/>
    <w:r w:rsidRPr="00EB1460">
      <w:rPr>
        <w:color w:val="70706E"/>
        <w:sz w:val="16"/>
        <w:szCs w:val="16"/>
      </w:rPr>
      <w:t xml:space="preserve"> X1, Private Bag X1, </w:t>
    </w:r>
    <w:proofErr w:type="spellStart"/>
    <w:r w:rsidRPr="00EB1460">
      <w:rPr>
        <w:color w:val="70706E"/>
        <w:sz w:val="16"/>
        <w:szCs w:val="16"/>
      </w:rPr>
      <w:t>Matieland</w:t>
    </w:r>
    <w:proofErr w:type="spellEnd"/>
    <w:r w:rsidRPr="00EB1460">
      <w:rPr>
        <w:color w:val="70706E"/>
        <w:sz w:val="16"/>
        <w:szCs w:val="16"/>
      </w:rPr>
      <w:t>, 7602</w:t>
    </w:r>
  </w:p>
  <w:p w14:paraId="0C2EE3E7" w14:textId="77777777" w:rsidR="008E39F0" w:rsidRPr="00534551" w:rsidRDefault="007B40CF" w:rsidP="007B40CF">
    <w:pPr>
      <w:pStyle w:val="Footer"/>
      <w:tabs>
        <w:tab w:val="left" w:pos="3828"/>
        <w:tab w:val="left" w:pos="6663"/>
      </w:tabs>
      <w:spacing w:before="40" w:after="40"/>
      <w:jc w:val="center"/>
      <w:rPr>
        <w:rFonts w:ascii="Gill Sans MT" w:hAnsi="Gill Sans MT"/>
        <w:color w:val="808080"/>
        <w:sz w:val="16"/>
        <w:szCs w:val="16"/>
      </w:rPr>
    </w:pPr>
    <w:r w:rsidRPr="00EB1460">
      <w:rPr>
        <w:color w:val="70706E"/>
        <w:sz w:val="16"/>
        <w:szCs w:val="16"/>
      </w:rPr>
      <w:t xml:space="preserve">Tel: +27 21 808 </w:t>
    </w:r>
    <w:r>
      <w:rPr>
        <w:color w:val="70706E"/>
        <w:sz w:val="16"/>
        <w:szCs w:val="16"/>
      </w:rPr>
      <w:t>4204</w:t>
    </w:r>
    <w:r w:rsidRPr="00EB1460">
      <w:rPr>
        <w:color w:val="70706E"/>
        <w:sz w:val="16"/>
        <w:szCs w:val="16"/>
      </w:rPr>
      <w:t xml:space="preserve"> | www.</w:t>
    </w:r>
    <w:r>
      <w:rPr>
        <w:color w:val="70706E"/>
        <w:sz w:val="16"/>
        <w:szCs w:val="16"/>
      </w:rPr>
      <w:t>eng.</w:t>
    </w:r>
    <w:r w:rsidRPr="00EB1460">
      <w:rPr>
        <w:color w:val="70706E"/>
        <w:sz w:val="16"/>
        <w:szCs w:val="16"/>
      </w:rPr>
      <w:t>sun.ac.za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9" w14:textId="77777777" w:rsidR="008E39F0" w:rsidRDefault="008E39F0" w:rsidP="0071164C">
    <w:pPr>
      <w:pStyle w:val="Footer"/>
      <w:jc w:val="center"/>
    </w:pPr>
    <w:r>
      <w:rPr>
        <w:rStyle w:val="PageNumber"/>
      </w:rPr>
      <w:fldChar w:fldCharType="begin"/>
    </w:r>
    <w:r>
      <w:rPr>
        <w:rStyle w:val="PageNumber"/>
      </w:rPr>
      <w:instrText xml:space="preserve"> PAGE </w:instrText>
    </w:r>
    <w:r>
      <w:rPr>
        <w:rStyle w:val="PageNumber"/>
      </w:rPr>
      <w:fldChar w:fldCharType="separate"/>
    </w:r>
    <w:r w:rsidR="007B40CF">
      <w:rPr>
        <w:rStyle w:val="PageNumber"/>
        <w:noProof/>
      </w:rPr>
      <w:t>i</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A" w14:textId="77777777" w:rsidR="008E39F0" w:rsidRDefault="008E39F0" w:rsidP="0071164C">
    <w:pPr>
      <w:pStyle w:val="Footer"/>
      <w:jc w:val="center"/>
    </w:pPr>
    <w:r>
      <w:rPr>
        <w:rStyle w:val="PageNumber"/>
      </w:rPr>
      <w:fldChar w:fldCharType="begin"/>
    </w:r>
    <w:r>
      <w:rPr>
        <w:rStyle w:val="PageNumber"/>
      </w:rPr>
      <w:instrText xml:space="preserve"> PAGE </w:instrText>
    </w:r>
    <w:r>
      <w:rPr>
        <w:rStyle w:val="PageNumber"/>
      </w:rPr>
      <w:fldChar w:fldCharType="separate"/>
    </w:r>
    <w:r w:rsidR="007B40CF">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BB66" w14:textId="77777777" w:rsidR="009929A9" w:rsidRDefault="009929A9">
      <w:r>
        <w:separator/>
      </w:r>
    </w:p>
  </w:footnote>
  <w:footnote w:type="continuationSeparator" w:id="0">
    <w:p w14:paraId="0B9866CC" w14:textId="77777777" w:rsidR="009929A9" w:rsidRDefault="009929A9">
      <w:r>
        <w:continuationSeparator/>
      </w:r>
    </w:p>
  </w:footnote>
  <w:footnote w:type="continuationNotice" w:id="1">
    <w:p w14:paraId="1FC17FA3" w14:textId="77777777" w:rsidR="009929A9" w:rsidRDefault="009929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DF" w14:textId="77777777" w:rsidR="008E39F0" w:rsidRDefault="008E39F0" w:rsidP="008E39F0">
    <w:pPr>
      <w:pStyle w:val="Header"/>
      <w:jc w:val="center"/>
    </w:pPr>
    <w:r>
      <w:rPr>
        <w:noProof/>
        <w:lang w:eastAsia="en-ZA"/>
      </w:rPr>
      <w:drawing>
        <wp:inline distT="0" distB="0" distL="0" distR="0" wp14:anchorId="0C2EE3EB" wp14:editId="0C2EE3EC">
          <wp:extent cx="3256280" cy="958850"/>
          <wp:effectExtent l="19050" t="0" r="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1"/>
                  <a:srcRect r="-5574"/>
                  <a:stretch>
                    <a:fillRect/>
                  </a:stretch>
                </pic:blipFill>
                <pic:spPr bwMode="auto">
                  <a:xfrm>
                    <a:off x="0" y="0"/>
                    <a:ext cx="3256280" cy="958850"/>
                  </a:xfrm>
                  <a:prstGeom prst="rect">
                    <a:avLst/>
                  </a:prstGeom>
                  <a:noFill/>
                  <a:ln w="9525">
                    <a:noFill/>
                    <a:miter lim="800000"/>
                    <a:headEnd/>
                    <a:tailEnd/>
                  </a:ln>
                </pic:spPr>
              </pic:pic>
            </a:graphicData>
          </a:graphic>
        </wp:inline>
      </w:drawing>
    </w:r>
  </w:p>
  <w:p w14:paraId="0C2EE3E0" w14:textId="77777777" w:rsidR="008E39F0" w:rsidRDefault="008E39F0" w:rsidP="008E39F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8" w14:textId="77777777" w:rsidR="008E39F0" w:rsidRDefault="008E3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DC10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189C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310F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383A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A09E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5A46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FA03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BAC0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7D4FE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8C40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80056B4"/>
    <w:lvl w:ilvl="0">
      <w:numFmt w:val="decimal"/>
      <w:lvlText w:val="*"/>
      <w:lvlJc w:val="left"/>
    </w:lvl>
  </w:abstractNum>
  <w:abstractNum w:abstractNumId="11" w15:restartNumberingAfterBreak="0">
    <w:nsid w:val="015A7B20"/>
    <w:multiLevelType w:val="multilevel"/>
    <w:tmpl w:val="326839C8"/>
    <w:lvl w:ilvl="0">
      <w:start w:val="1"/>
      <w:numFmt w:val="upperLetter"/>
      <w:lvlText w:val="Byla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16B05C0"/>
    <w:multiLevelType w:val="hybridMultilevel"/>
    <w:tmpl w:val="6DFE2034"/>
    <w:lvl w:ilvl="0" w:tplc="ACBAF49A">
      <w:start w:val="1"/>
      <w:numFmt w:val="bullet"/>
      <w:pStyle w:val="Text1bullet"/>
      <w:lvlText w:val=""/>
      <w:lvlJc w:val="left"/>
      <w:pPr>
        <w:tabs>
          <w:tab w:val="num" w:pos="1854"/>
        </w:tabs>
        <w:ind w:left="1854"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37774"/>
    <w:multiLevelType w:val="hybridMultilevel"/>
    <w:tmpl w:val="21004922"/>
    <w:lvl w:ilvl="0" w:tplc="1C509BEC">
      <w:start w:val="1"/>
      <w:numFmt w:val="bullet"/>
      <w:pStyle w:val="inhoud2bullet"/>
      <w:lvlText w:val=""/>
      <w:lvlJc w:val="left"/>
      <w:pPr>
        <w:tabs>
          <w:tab w:val="num" w:pos="1212"/>
        </w:tabs>
        <w:ind w:left="1212" w:hanging="360"/>
      </w:pPr>
      <w:rPr>
        <w:rFonts w:ascii="Symbol" w:hAnsi="Symbol" w:hint="default"/>
        <w:sz w:val="16"/>
      </w:rPr>
    </w:lvl>
    <w:lvl w:ilvl="1" w:tplc="04090003" w:tentative="1">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14" w15:restartNumberingAfterBreak="0">
    <w:nsid w:val="05BC1A37"/>
    <w:multiLevelType w:val="multilevel"/>
    <w:tmpl w:val="B45805FA"/>
    <w:lvl w:ilvl="0">
      <w:start w:val="2"/>
      <w:numFmt w:val="decimal"/>
      <w:lvlText w:val="%1"/>
      <w:lvlJc w:val="left"/>
      <w:pPr>
        <w:tabs>
          <w:tab w:val="num" w:pos="480"/>
        </w:tabs>
        <w:ind w:left="480" w:hanging="480"/>
      </w:pPr>
      <w:rPr>
        <w:rFonts w:hint="default"/>
      </w:rPr>
    </w:lvl>
    <w:lvl w:ilvl="1">
      <w:start w:val="6"/>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121562A5"/>
    <w:multiLevelType w:val="hybridMultilevel"/>
    <w:tmpl w:val="39E8ED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9E6ADD"/>
    <w:multiLevelType w:val="multilevel"/>
    <w:tmpl w:val="E10C4F3C"/>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677F91"/>
    <w:multiLevelType w:val="hybridMultilevel"/>
    <w:tmpl w:val="418C2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EE3DBE"/>
    <w:multiLevelType w:val="hybridMultilevel"/>
    <w:tmpl w:val="A8AA1A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DA321C"/>
    <w:multiLevelType w:val="multilevel"/>
    <w:tmpl w:val="B53072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Appendix %7"/>
      <w:lvlJc w:val="left"/>
      <w:pPr>
        <w:ind w:left="2552" w:hanging="2552"/>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7C2290A"/>
    <w:multiLevelType w:val="hybridMultilevel"/>
    <w:tmpl w:val="19423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49784C"/>
    <w:multiLevelType w:val="hybridMultilevel"/>
    <w:tmpl w:val="AD82E0F0"/>
    <w:lvl w:ilvl="0" w:tplc="FAAC2FDE">
      <w:start w:val="1"/>
      <w:numFmt w:val="bullet"/>
      <w:pStyle w:val="Text2bullet"/>
      <w:lvlText w:val=""/>
      <w:lvlJc w:val="left"/>
      <w:pPr>
        <w:ind w:left="1287" w:hanging="360"/>
      </w:pPr>
      <w:rPr>
        <w:rFonts w:ascii="Wingdings" w:hAnsi="Wingdings" w:hint="default"/>
        <w:sz w:val="16"/>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2" w15:restartNumberingAfterBreak="0">
    <w:nsid w:val="73E1610C"/>
    <w:multiLevelType w:val="hybridMultilevel"/>
    <w:tmpl w:val="BE043E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C0729D"/>
    <w:multiLevelType w:val="hybridMultilevel"/>
    <w:tmpl w:val="7568AE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lvlOverride w:ilvl="0">
      <w:lvl w:ilvl="0">
        <w:numFmt w:val="bullet"/>
        <w:lvlText w:val="•"/>
        <w:legacy w:legacy="1" w:legacySpace="0" w:legacyIndent="0"/>
        <w:lvlJc w:val="left"/>
        <w:rPr>
          <w:rFonts w:ascii="Comic Sans MS" w:hAnsi="Comic Sans MS" w:hint="default"/>
          <w:sz w:val="38"/>
        </w:rPr>
      </w:lvl>
    </w:lvlOverride>
  </w:num>
  <w:num w:numId="15">
    <w:abstractNumId w:val="10"/>
    <w:lvlOverride w:ilvl="0">
      <w:lvl w:ilvl="0">
        <w:numFmt w:val="bullet"/>
        <w:lvlText w:val=""/>
        <w:legacy w:legacy="1" w:legacySpace="0" w:legacyIndent="0"/>
        <w:lvlJc w:val="left"/>
        <w:rPr>
          <w:rFonts w:ascii="Symbol" w:hAnsi="Symbol" w:hint="default"/>
          <w:sz w:val="14"/>
        </w:rPr>
      </w:lvl>
    </w:lvlOverride>
  </w:num>
  <w:num w:numId="16">
    <w:abstractNumId w:val="10"/>
    <w:lvlOverride w:ilvl="0">
      <w:lvl w:ilvl="0">
        <w:numFmt w:val="bullet"/>
        <w:lvlText w:val="•"/>
        <w:legacy w:legacy="1" w:legacySpace="0" w:legacyIndent="0"/>
        <w:lvlJc w:val="left"/>
        <w:rPr>
          <w:rFonts w:ascii="Comic Sans MS" w:hAnsi="Comic Sans MS" w:hint="default"/>
          <w:sz w:val="20"/>
        </w:rPr>
      </w:lvl>
    </w:lvlOverride>
  </w:num>
  <w:num w:numId="17">
    <w:abstractNumId w:val="10"/>
    <w:lvlOverride w:ilvl="0">
      <w:lvl w:ilvl="0">
        <w:numFmt w:val="bullet"/>
        <w:lvlText w:val="–"/>
        <w:legacy w:legacy="1" w:legacySpace="0" w:legacyIndent="0"/>
        <w:lvlJc w:val="left"/>
        <w:rPr>
          <w:rFonts w:ascii="Comic Sans MS" w:hAnsi="Comic Sans MS" w:hint="default"/>
          <w:sz w:val="20"/>
        </w:rPr>
      </w:lvl>
    </w:lvlOverride>
  </w:num>
  <w:num w:numId="18">
    <w:abstractNumId w:val="13"/>
  </w:num>
  <w:num w:numId="19">
    <w:abstractNumId w:val="17"/>
  </w:num>
  <w:num w:numId="20">
    <w:abstractNumId w:val="20"/>
  </w:num>
  <w:num w:numId="21">
    <w:abstractNumId w:val="22"/>
  </w:num>
  <w:num w:numId="22">
    <w:abstractNumId w:val="23"/>
  </w:num>
  <w:num w:numId="23">
    <w:abstractNumId w:val="15"/>
  </w:num>
  <w:num w:numId="24">
    <w:abstractNumId w:val="18"/>
  </w:num>
  <w:num w:numId="25">
    <w:abstractNumId w:val="19"/>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9"/>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numStart w:val="6"/>
    <w:endnote w:id="-1"/>
    <w:endnote w:id="0"/>
    <w:endnote w:id="1"/>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9A"/>
    <w:rsid w:val="000123BF"/>
    <w:rsid w:val="0002386F"/>
    <w:rsid w:val="00023E5F"/>
    <w:rsid w:val="000307D6"/>
    <w:rsid w:val="00035F89"/>
    <w:rsid w:val="00036091"/>
    <w:rsid w:val="00045DA6"/>
    <w:rsid w:val="00052289"/>
    <w:rsid w:val="000845E8"/>
    <w:rsid w:val="00094368"/>
    <w:rsid w:val="000E421F"/>
    <w:rsid w:val="001027E1"/>
    <w:rsid w:val="00104243"/>
    <w:rsid w:val="001139EF"/>
    <w:rsid w:val="00132E6E"/>
    <w:rsid w:val="00135DEE"/>
    <w:rsid w:val="001377FE"/>
    <w:rsid w:val="00166F66"/>
    <w:rsid w:val="0017023C"/>
    <w:rsid w:val="00177439"/>
    <w:rsid w:val="0019336C"/>
    <w:rsid w:val="00195A9A"/>
    <w:rsid w:val="00196C3D"/>
    <w:rsid w:val="001A6FDB"/>
    <w:rsid w:val="001B12BF"/>
    <w:rsid w:val="001B3C76"/>
    <w:rsid w:val="001E2415"/>
    <w:rsid w:val="001F61DD"/>
    <w:rsid w:val="00202CEF"/>
    <w:rsid w:val="00204145"/>
    <w:rsid w:val="00214BCE"/>
    <w:rsid w:val="0025467B"/>
    <w:rsid w:val="00254D69"/>
    <w:rsid w:val="00256E01"/>
    <w:rsid w:val="0025778B"/>
    <w:rsid w:val="0026565D"/>
    <w:rsid w:val="00277EF2"/>
    <w:rsid w:val="00282398"/>
    <w:rsid w:val="00286151"/>
    <w:rsid w:val="002B479F"/>
    <w:rsid w:val="002C42EE"/>
    <w:rsid w:val="002C595C"/>
    <w:rsid w:val="002D27EE"/>
    <w:rsid w:val="002F22AD"/>
    <w:rsid w:val="003013B5"/>
    <w:rsid w:val="00301AA1"/>
    <w:rsid w:val="00303AC5"/>
    <w:rsid w:val="00313CB4"/>
    <w:rsid w:val="003218FC"/>
    <w:rsid w:val="00333AAA"/>
    <w:rsid w:val="003344E9"/>
    <w:rsid w:val="00352DAB"/>
    <w:rsid w:val="003548B9"/>
    <w:rsid w:val="00356C07"/>
    <w:rsid w:val="00357884"/>
    <w:rsid w:val="00371A39"/>
    <w:rsid w:val="003852D5"/>
    <w:rsid w:val="00387BCE"/>
    <w:rsid w:val="003A59E3"/>
    <w:rsid w:val="003C1FB9"/>
    <w:rsid w:val="003C4342"/>
    <w:rsid w:val="003C72C3"/>
    <w:rsid w:val="003D521E"/>
    <w:rsid w:val="003D5D7A"/>
    <w:rsid w:val="003D6724"/>
    <w:rsid w:val="003E57B8"/>
    <w:rsid w:val="003F3A3D"/>
    <w:rsid w:val="004141CE"/>
    <w:rsid w:val="004316A4"/>
    <w:rsid w:val="00435990"/>
    <w:rsid w:val="00436F7D"/>
    <w:rsid w:val="00453CF2"/>
    <w:rsid w:val="00491AC9"/>
    <w:rsid w:val="004A1C9F"/>
    <w:rsid w:val="004A772F"/>
    <w:rsid w:val="004B0164"/>
    <w:rsid w:val="004B578D"/>
    <w:rsid w:val="004C53A0"/>
    <w:rsid w:val="004D4233"/>
    <w:rsid w:val="004F1A10"/>
    <w:rsid w:val="004F3D8D"/>
    <w:rsid w:val="0050459D"/>
    <w:rsid w:val="00514889"/>
    <w:rsid w:val="0051658D"/>
    <w:rsid w:val="00526641"/>
    <w:rsid w:val="0054106A"/>
    <w:rsid w:val="0054206F"/>
    <w:rsid w:val="0054581B"/>
    <w:rsid w:val="00551125"/>
    <w:rsid w:val="00553DF8"/>
    <w:rsid w:val="00555EBA"/>
    <w:rsid w:val="005604B5"/>
    <w:rsid w:val="00561B2B"/>
    <w:rsid w:val="0057593D"/>
    <w:rsid w:val="00577F55"/>
    <w:rsid w:val="00582A1C"/>
    <w:rsid w:val="00590F23"/>
    <w:rsid w:val="005A072E"/>
    <w:rsid w:val="005A12CA"/>
    <w:rsid w:val="005B3E1F"/>
    <w:rsid w:val="005B6C19"/>
    <w:rsid w:val="005D6EB4"/>
    <w:rsid w:val="005E709D"/>
    <w:rsid w:val="005E7FD4"/>
    <w:rsid w:val="005F2C83"/>
    <w:rsid w:val="005F3388"/>
    <w:rsid w:val="00601FDB"/>
    <w:rsid w:val="0060615D"/>
    <w:rsid w:val="006139E2"/>
    <w:rsid w:val="00625441"/>
    <w:rsid w:val="006331E7"/>
    <w:rsid w:val="0063472C"/>
    <w:rsid w:val="0063518A"/>
    <w:rsid w:val="006665F4"/>
    <w:rsid w:val="00670C22"/>
    <w:rsid w:val="00671FFC"/>
    <w:rsid w:val="006801CE"/>
    <w:rsid w:val="0068074A"/>
    <w:rsid w:val="00682092"/>
    <w:rsid w:val="006A0003"/>
    <w:rsid w:val="006A4036"/>
    <w:rsid w:val="006A608B"/>
    <w:rsid w:val="006B6A83"/>
    <w:rsid w:val="006C1C0F"/>
    <w:rsid w:val="006D5568"/>
    <w:rsid w:val="006E276C"/>
    <w:rsid w:val="00705349"/>
    <w:rsid w:val="00706852"/>
    <w:rsid w:val="0071164C"/>
    <w:rsid w:val="00712F79"/>
    <w:rsid w:val="0074215A"/>
    <w:rsid w:val="00746792"/>
    <w:rsid w:val="00751E55"/>
    <w:rsid w:val="007538AD"/>
    <w:rsid w:val="007554B5"/>
    <w:rsid w:val="007661D9"/>
    <w:rsid w:val="00774601"/>
    <w:rsid w:val="00781F77"/>
    <w:rsid w:val="00786099"/>
    <w:rsid w:val="00787CEC"/>
    <w:rsid w:val="00794C79"/>
    <w:rsid w:val="007B40CF"/>
    <w:rsid w:val="007B54CC"/>
    <w:rsid w:val="007B6A9D"/>
    <w:rsid w:val="007B73E5"/>
    <w:rsid w:val="007E0CA6"/>
    <w:rsid w:val="007E48F7"/>
    <w:rsid w:val="007E5639"/>
    <w:rsid w:val="00804505"/>
    <w:rsid w:val="00834CCC"/>
    <w:rsid w:val="00835D09"/>
    <w:rsid w:val="008452AA"/>
    <w:rsid w:val="00860DAB"/>
    <w:rsid w:val="008774D3"/>
    <w:rsid w:val="008835EB"/>
    <w:rsid w:val="00886A5B"/>
    <w:rsid w:val="008A5721"/>
    <w:rsid w:val="008C63C1"/>
    <w:rsid w:val="008D3554"/>
    <w:rsid w:val="008E39F0"/>
    <w:rsid w:val="008F2019"/>
    <w:rsid w:val="008F4F5E"/>
    <w:rsid w:val="0090211B"/>
    <w:rsid w:val="009028D8"/>
    <w:rsid w:val="00906D46"/>
    <w:rsid w:val="009141FA"/>
    <w:rsid w:val="009207A2"/>
    <w:rsid w:val="00922F51"/>
    <w:rsid w:val="00945B3A"/>
    <w:rsid w:val="00972658"/>
    <w:rsid w:val="00974C39"/>
    <w:rsid w:val="0098101C"/>
    <w:rsid w:val="009918DB"/>
    <w:rsid w:val="009929A9"/>
    <w:rsid w:val="00997EE5"/>
    <w:rsid w:val="009B7310"/>
    <w:rsid w:val="009D4BFF"/>
    <w:rsid w:val="009D704B"/>
    <w:rsid w:val="009E6996"/>
    <w:rsid w:val="009E7BE9"/>
    <w:rsid w:val="009F07A4"/>
    <w:rsid w:val="009F238D"/>
    <w:rsid w:val="00A014CA"/>
    <w:rsid w:val="00A25AC6"/>
    <w:rsid w:val="00A35649"/>
    <w:rsid w:val="00A472D0"/>
    <w:rsid w:val="00A646C8"/>
    <w:rsid w:val="00A77C28"/>
    <w:rsid w:val="00A86487"/>
    <w:rsid w:val="00A91A60"/>
    <w:rsid w:val="00A93A65"/>
    <w:rsid w:val="00AA2827"/>
    <w:rsid w:val="00AB1B18"/>
    <w:rsid w:val="00AB5997"/>
    <w:rsid w:val="00AB5F78"/>
    <w:rsid w:val="00AC1D6E"/>
    <w:rsid w:val="00AD669F"/>
    <w:rsid w:val="00AE7231"/>
    <w:rsid w:val="00B0518C"/>
    <w:rsid w:val="00B05CF0"/>
    <w:rsid w:val="00B0649D"/>
    <w:rsid w:val="00B1370D"/>
    <w:rsid w:val="00B24CA0"/>
    <w:rsid w:val="00B26315"/>
    <w:rsid w:val="00B47D62"/>
    <w:rsid w:val="00B63323"/>
    <w:rsid w:val="00B66BDD"/>
    <w:rsid w:val="00B77136"/>
    <w:rsid w:val="00B86BD8"/>
    <w:rsid w:val="00B90E91"/>
    <w:rsid w:val="00B91902"/>
    <w:rsid w:val="00B95836"/>
    <w:rsid w:val="00BA3363"/>
    <w:rsid w:val="00BA42F2"/>
    <w:rsid w:val="00BC2ADA"/>
    <w:rsid w:val="00BC3F39"/>
    <w:rsid w:val="00BD38AE"/>
    <w:rsid w:val="00BD477E"/>
    <w:rsid w:val="00BF6B57"/>
    <w:rsid w:val="00C062B0"/>
    <w:rsid w:val="00C07C13"/>
    <w:rsid w:val="00C10A3F"/>
    <w:rsid w:val="00C116FB"/>
    <w:rsid w:val="00C15360"/>
    <w:rsid w:val="00C2347D"/>
    <w:rsid w:val="00C237E0"/>
    <w:rsid w:val="00C32A92"/>
    <w:rsid w:val="00C50E45"/>
    <w:rsid w:val="00C60440"/>
    <w:rsid w:val="00C619A6"/>
    <w:rsid w:val="00C70455"/>
    <w:rsid w:val="00C74844"/>
    <w:rsid w:val="00C90947"/>
    <w:rsid w:val="00C93397"/>
    <w:rsid w:val="00C965A9"/>
    <w:rsid w:val="00C96ACF"/>
    <w:rsid w:val="00CA453E"/>
    <w:rsid w:val="00CA6D43"/>
    <w:rsid w:val="00CB142E"/>
    <w:rsid w:val="00CC2608"/>
    <w:rsid w:val="00CE2F88"/>
    <w:rsid w:val="00CE36C8"/>
    <w:rsid w:val="00CE531D"/>
    <w:rsid w:val="00CF0059"/>
    <w:rsid w:val="00CF4C52"/>
    <w:rsid w:val="00CF50D9"/>
    <w:rsid w:val="00CF7F96"/>
    <w:rsid w:val="00D00816"/>
    <w:rsid w:val="00D035C6"/>
    <w:rsid w:val="00D07C9C"/>
    <w:rsid w:val="00D50E1E"/>
    <w:rsid w:val="00D55D9C"/>
    <w:rsid w:val="00D651C6"/>
    <w:rsid w:val="00D6535A"/>
    <w:rsid w:val="00D67444"/>
    <w:rsid w:val="00D87B1B"/>
    <w:rsid w:val="00DA231F"/>
    <w:rsid w:val="00DB4F44"/>
    <w:rsid w:val="00DC418E"/>
    <w:rsid w:val="00DD7D6E"/>
    <w:rsid w:val="00DE7BB8"/>
    <w:rsid w:val="00DF4496"/>
    <w:rsid w:val="00E036F4"/>
    <w:rsid w:val="00E22909"/>
    <w:rsid w:val="00E26997"/>
    <w:rsid w:val="00E27F0B"/>
    <w:rsid w:val="00E31F03"/>
    <w:rsid w:val="00E3617E"/>
    <w:rsid w:val="00E36C81"/>
    <w:rsid w:val="00E42935"/>
    <w:rsid w:val="00E43513"/>
    <w:rsid w:val="00E44C8F"/>
    <w:rsid w:val="00E47440"/>
    <w:rsid w:val="00E522F1"/>
    <w:rsid w:val="00E558C3"/>
    <w:rsid w:val="00E5773D"/>
    <w:rsid w:val="00E6421A"/>
    <w:rsid w:val="00E6617A"/>
    <w:rsid w:val="00E6689A"/>
    <w:rsid w:val="00E7306E"/>
    <w:rsid w:val="00E75F23"/>
    <w:rsid w:val="00E843C8"/>
    <w:rsid w:val="00E93F8D"/>
    <w:rsid w:val="00EF1ACB"/>
    <w:rsid w:val="00F002EE"/>
    <w:rsid w:val="00F038DB"/>
    <w:rsid w:val="00F10D2A"/>
    <w:rsid w:val="00F17376"/>
    <w:rsid w:val="00F2247C"/>
    <w:rsid w:val="00F23634"/>
    <w:rsid w:val="00F618AE"/>
    <w:rsid w:val="00F62F23"/>
    <w:rsid w:val="00F9149A"/>
    <w:rsid w:val="00F92B4F"/>
    <w:rsid w:val="00F95AC2"/>
    <w:rsid w:val="00FA334A"/>
    <w:rsid w:val="00FB2BD7"/>
    <w:rsid w:val="00FC1F67"/>
    <w:rsid w:val="00FC28E4"/>
    <w:rsid w:val="00FD1B70"/>
    <w:rsid w:val="00FD5AD7"/>
    <w:rsid w:val="00FE70C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2EE33F"/>
  <w15:docId w15:val="{600B60EF-A1A3-4C97-92F1-369B4073A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nePrinter" w:eastAsia="Times New Roman" w:hAnsi="LinePrinter"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Text1"/>
    <w:qFormat/>
    <w:rsid w:val="00B26315"/>
    <w:rPr>
      <w:rFonts w:asciiTheme="minorHAnsi" w:hAnsiTheme="minorHAnsi"/>
      <w:lang w:eastAsia="en-US"/>
    </w:rPr>
  </w:style>
  <w:style w:type="paragraph" w:styleId="Heading1">
    <w:name w:val="heading 1"/>
    <w:basedOn w:val="Normal"/>
    <w:next w:val="Text1"/>
    <w:qFormat/>
    <w:rsid w:val="00E27F0B"/>
    <w:pPr>
      <w:keepNext/>
      <w:pageBreakBefore/>
      <w:numPr>
        <w:numId w:val="25"/>
      </w:numPr>
      <w:spacing w:before="360"/>
      <w:ind w:left="431" w:hanging="431"/>
      <w:contextualSpacing/>
      <w:outlineLvl w:val="0"/>
    </w:pPr>
    <w:rPr>
      <w:rFonts w:asciiTheme="majorHAnsi" w:hAnsiTheme="majorHAnsi"/>
      <w:b/>
      <w:kern w:val="28"/>
      <w:sz w:val="40"/>
    </w:rPr>
  </w:style>
  <w:style w:type="paragraph" w:styleId="Heading2">
    <w:name w:val="heading 2"/>
    <w:basedOn w:val="Normal"/>
    <w:next w:val="Text1"/>
    <w:qFormat/>
    <w:rsid w:val="00254D69"/>
    <w:pPr>
      <w:keepNext/>
      <w:numPr>
        <w:ilvl w:val="1"/>
        <w:numId w:val="25"/>
      </w:numPr>
      <w:spacing w:before="360"/>
      <w:ind w:left="851" w:hanging="851"/>
      <w:outlineLvl w:val="1"/>
    </w:pPr>
    <w:rPr>
      <w:rFonts w:asciiTheme="majorHAnsi" w:hAnsiTheme="majorHAnsi"/>
      <w:b/>
      <w:sz w:val="32"/>
    </w:rPr>
  </w:style>
  <w:style w:type="paragraph" w:styleId="Heading3">
    <w:name w:val="heading 3"/>
    <w:basedOn w:val="Normal"/>
    <w:next w:val="Normal"/>
    <w:qFormat/>
    <w:rsid w:val="00751E55"/>
    <w:pPr>
      <w:keepNext/>
      <w:numPr>
        <w:ilvl w:val="2"/>
        <w:numId w:val="25"/>
      </w:numPr>
      <w:spacing w:before="240"/>
      <w:ind w:left="993" w:hanging="993"/>
      <w:outlineLvl w:val="2"/>
    </w:pPr>
    <w:rPr>
      <w:rFonts w:asciiTheme="majorHAnsi" w:hAnsiTheme="majorHAnsi" w:cs="Arial"/>
      <w:b/>
      <w:sz w:val="28"/>
    </w:rPr>
  </w:style>
  <w:style w:type="paragraph" w:styleId="Heading4">
    <w:name w:val="heading 4"/>
    <w:basedOn w:val="Heading3"/>
    <w:next w:val="Normal"/>
    <w:qFormat/>
    <w:rsid w:val="00BF6B57"/>
    <w:pPr>
      <w:numPr>
        <w:ilvl w:val="3"/>
      </w:numPr>
      <w:tabs>
        <w:tab w:val="left" w:pos="851"/>
      </w:tabs>
      <w:autoSpaceDE w:val="0"/>
      <w:autoSpaceDN w:val="0"/>
      <w:adjustRightInd w:val="0"/>
      <w:ind w:left="851" w:hanging="851"/>
      <w:outlineLvl w:val="3"/>
    </w:pPr>
    <w:rPr>
      <w:b w:val="0"/>
      <w:color w:val="000000"/>
    </w:rPr>
  </w:style>
  <w:style w:type="paragraph" w:styleId="Heading5">
    <w:name w:val="heading 5"/>
    <w:basedOn w:val="Heading4"/>
    <w:next w:val="Normal"/>
    <w:qFormat/>
    <w:rsid w:val="001027E1"/>
    <w:pPr>
      <w:numPr>
        <w:ilvl w:val="4"/>
      </w:numPr>
      <w:outlineLvl w:val="4"/>
    </w:pPr>
  </w:style>
  <w:style w:type="paragraph" w:styleId="Heading6">
    <w:name w:val="heading 6"/>
    <w:basedOn w:val="Normal"/>
    <w:next w:val="Normal"/>
    <w:link w:val="Heading6Char"/>
    <w:semiHidden/>
    <w:unhideWhenUsed/>
    <w:qFormat/>
    <w:rsid w:val="00F2247C"/>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1"/>
    <w:next w:val="Normal"/>
    <w:link w:val="Heading7Char"/>
    <w:unhideWhenUsed/>
    <w:qFormat/>
    <w:rsid w:val="002F22AD"/>
    <w:pPr>
      <w:numPr>
        <w:ilvl w:val="6"/>
      </w:numPr>
      <w:outlineLvl w:val="6"/>
    </w:pPr>
  </w:style>
  <w:style w:type="paragraph" w:styleId="Heading8">
    <w:name w:val="heading 8"/>
    <w:basedOn w:val="Heading2"/>
    <w:next w:val="Normal"/>
    <w:link w:val="Heading8Char"/>
    <w:unhideWhenUsed/>
    <w:qFormat/>
    <w:rsid w:val="00886A5B"/>
    <w:pPr>
      <w:keepLines/>
      <w:numPr>
        <w:ilvl w:val="7"/>
      </w:numPr>
      <w:spacing w:before="200"/>
      <w:outlineLvl w:val="7"/>
    </w:pPr>
    <w:rPr>
      <w:rFonts w:eastAsiaTheme="majorEastAsia" w:cstheme="majorBidi"/>
      <w:b w:val="0"/>
    </w:rPr>
  </w:style>
  <w:style w:type="paragraph" w:styleId="Heading9">
    <w:name w:val="heading 9"/>
    <w:basedOn w:val="Normal"/>
    <w:next w:val="Normal"/>
    <w:link w:val="Heading9Char"/>
    <w:semiHidden/>
    <w:unhideWhenUsed/>
    <w:qFormat/>
    <w:rsid w:val="00F2247C"/>
    <w:pPr>
      <w:keepNext/>
      <w:keepLines/>
      <w:numPr>
        <w:ilvl w:val="8"/>
        <w:numId w:val="25"/>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qFormat/>
    <w:rsid w:val="00E75F23"/>
    <w:pPr>
      <w:spacing w:before="240"/>
      <w:jc w:val="both"/>
    </w:pPr>
    <w:rPr>
      <w:rFonts w:cs="Arial"/>
      <w:sz w:val="24"/>
    </w:rPr>
  </w:style>
  <w:style w:type="paragraph" w:styleId="DocumentMap">
    <w:name w:val="Document Map"/>
    <w:basedOn w:val="Normal"/>
    <w:semiHidden/>
    <w:pPr>
      <w:shd w:val="clear" w:color="auto" w:fill="000080"/>
    </w:pPr>
    <w:rPr>
      <w:rFonts w:ascii="Tahoma" w:hAnsi="Tahoma"/>
    </w:rPr>
  </w:style>
  <w:style w:type="paragraph" w:styleId="Header">
    <w:name w:val="header"/>
    <w:basedOn w:val="Normal"/>
    <w:pPr>
      <w:tabs>
        <w:tab w:val="center" w:pos="4320"/>
        <w:tab w:val="right" w:pos="8640"/>
      </w:tabs>
    </w:pPr>
  </w:style>
  <w:style w:type="paragraph" w:customStyle="1" w:styleId="Style1">
    <w:name w:val="Style1"/>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
    </w:pPr>
    <w:rPr>
      <w:rFonts w:ascii="Times New Roman" w:hAnsi="Times New Roman"/>
      <w:sz w:val="24"/>
      <w:lang w:val="en-GB"/>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EndnoteText">
    <w:name w:val="endnote text"/>
    <w:basedOn w:val="Normal"/>
    <w:semiHidden/>
  </w:style>
  <w:style w:type="character" w:styleId="EndnoteReference">
    <w:name w:val="endnote reference"/>
    <w:basedOn w:val="DefaultParagraphFont"/>
    <w:semiHidden/>
    <w:rPr>
      <w:vertAlign w:val="superscript"/>
    </w:rPr>
  </w:style>
  <w:style w:type="paragraph" w:styleId="BodyText">
    <w:name w:val="Body Text"/>
    <w:basedOn w:val="Normal"/>
    <w:pPr>
      <w:tabs>
        <w:tab w:val="left" w:pos="3119"/>
        <w:tab w:val="left" w:pos="3744"/>
        <w:tab w:val="left" w:pos="8222"/>
      </w:tabs>
      <w:spacing w:line="360" w:lineRule="auto"/>
      <w:ind w:right="-1440"/>
    </w:pPr>
    <w:rPr>
      <w:rFonts w:ascii="Arial" w:hAnsi="Arial" w:cs="Arial"/>
      <w:sz w:val="24"/>
      <w:lang w:val="en-GB"/>
    </w:rPr>
  </w:style>
  <w:style w:type="paragraph" w:styleId="Title">
    <w:name w:val="Title"/>
    <w:basedOn w:val="Normal"/>
    <w:qFormat/>
    <w:rsid w:val="00BA3363"/>
    <w:pPr>
      <w:spacing w:before="240" w:after="60"/>
      <w:jc w:val="center"/>
    </w:pPr>
    <w:rPr>
      <w:rFonts w:asciiTheme="majorHAnsi" w:hAnsiTheme="majorHAnsi" w:cs="Arial"/>
      <w:b/>
      <w:bCs/>
      <w:kern w:val="28"/>
      <w:sz w:val="72"/>
      <w:szCs w:val="32"/>
    </w:rPr>
  </w:style>
  <w:style w:type="paragraph" w:styleId="Subtitle">
    <w:name w:val="Subtitle"/>
    <w:basedOn w:val="Normal"/>
    <w:link w:val="SubtitleChar"/>
    <w:rsid w:val="00B26315"/>
    <w:pPr>
      <w:spacing w:before="120"/>
      <w:jc w:val="center"/>
    </w:pPr>
    <w:rPr>
      <w:rFonts w:asciiTheme="majorHAnsi" w:hAnsiTheme="majorHAnsi" w:cs="Arial"/>
      <w:sz w:val="32"/>
      <w:szCs w:val="24"/>
    </w:rPr>
  </w:style>
  <w:style w:type="paragraph" w:customStyle="1" w:styleId="Heading1nonum">
    <w:name w:val="Heading 1 no num"/>
    <w:basedOn w:val="Heading1"/>
    <w:qFormat/>
    <w:rsid w:val="00C15360"/>
    <w:pPr>
      <w:numPr>
        <w:numId w:val="0"/>
      </w:numPr>
      <w:spacing w:before="0" w:line="360" w:lineRule="auto"/>
    </w:pPr>
    <w:rPr>
      <w:rFonts w:cs="Arial"/>
    </w:rPr>
  </w:style>
  <w:style w:type="paragraph" w:customStyle="1" w:styleId="References">
    <w:name w:val="References"/>
    <w:basedOn w:val="Normal"/>
    <w:rsid w:val="00BA3363"/>
    <w:pPr>
      <w:spacing w:before="240"/>
    </w:pPr>
    <w:rPr>
      <w:rFonts w:cs="Arial"/>
      <w:sz w:val="24"/>
    </w:rPr>
  </w:style>
  <w:style w:type="paragraph" w:customStyle="1" w:styleId="Text1Items">
    <w:name w:val="Text 1 Items"/>
    <w:basedOn w:val="Text1"/>
    <w:qFormat/>
    <w:rsid w:val="00706852"/>
    <w:pPr>
      <w:ind w:left="426" w:hanging="426"/>
    </w:pPr>
  </w:style>
  <w:style w:type="paragraph" w:styleId="TOC1">
    <w:name w:val="toc 1"/>
    <w:basedOn w:val="Normal"/>
    <w:next w:val="Normal"/>
    <w:uiPriority w:val="39"/>
    <w:rsid w:val="006A0003"/>
    <w:pPr>
      <w:tabs>
        <w:tab w:val="right" w:leader="dot" w:pos="7938"/>
      </w:tabs>
      <w:spacing w:before="240"/>
      <w:ind w:left="425" w:hanging="425"/>
    </w:pPr>
    <w:rPr>
      <w:rFonts w:cs="Arial"/>
      <w:noProof/>
      <w:sz w:val="24"/>
    </w:rPr>
  </w:style>
  <w:style w:type="paragraph" w:styleId="TOC2">
    <w:name w:val="toc 2"/>
    <w:basedOn w:val="Normal"/>
    <w:next w:val="Normal"/>
    <w:uiPriority w:val="39"/>
    <w:rsid w:val="00F92B4F"/>
    <w:pPr>
      <w:tabs>
        <w:tab w:val="right" w:leader="dot" w:pos="7938"/>
      </w:tabs>
      <w:spacing w:before="60"/>
      <w:ind w:left="992" w:hanging="567"/>
    </w:pPr>
    <w:rPr>
      <w:noProof/>
      <w:sz w:val="24"/>
      <w:szCs w:val="24"/>
    </w:rPr>
  </w:style>
  <w:style w:type="paragraph" w:styleId="TOC3">
    <w:name w:val="toc 3"/>
    <w:basedOn w:val="Normal"/>
    <w:next w:val="Normal"/>
    <w:autoRedefine/>
    <w:uiPriority w:val="39"/>
    <w:rsid w:val="006A0003"/>
    <w:pPr>
      <w:tabs>
        <w:tab w:val="left" w:pos="2268"/>
        <w:tab w:val="right" w:leader="dot" w:pos="7938"/>
      </w:tabs>
      <w:ind w:left="1701" w:hanging="709"/>
    </w:pPr>
    <w:rPr>
      <w:noProof/>
      <w:sz w:val="22"/>
      <w:szCs w:val="24"/>
      <w:lang w:val="en-GB"/>
    </w:r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TOC1"/>
    <w:next w:val="Normal"/>
    <w:autoRedefine/>
    <w:uiPriority w:val="39"/>
    <w:rsid w:val="00712F79"/>
    <w:pPr>
      <w:ind w:left="1418" w:hanging="1418"/>
    </w:pPr>
  </w:style>
  <w:style w:type="paragraph" w:styleId="TOC8">
    <w:name w:val="toc 8"/>
    <w:basedOn w:val="TOC2"/>
    <w:next w:val="Normal"/>
    <w:autoRedefine/>
    <w:uiPriority w:val="39"/>
    <w:rsid w:val="00AC1D6E"/>
    <w:pPr>
      <w:tabs>
        <w:tab w:val="left" w:pos="1701"/>
      </w:tabs>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customStyle="1" w:styleId="Text1bullet">
    <w:name w:val="Text 1 bullet"/>
    <w:basedOn w:val="Text1"/>
    <w:qFormat/>
    <w:rsid w:val="00A93A65"/>
    <w:pPr>
      <w:numPr>
        <w:numId w:val="13"/>
      </w:numPr>
      <w:tabs>
        <w:tab w:val="clear" w:pos="1854"/>
      </w:tabs>
      <w:spacing w:before="120"/>
      <w:ind w:left="426" w:hanging="426"/>
    </w:pPr>
  </w:style>
  <w:style w:type="paragraph" w:customStyle="1" w:styleId="inhoud2bullet">
    <w:name w:val="inhoud2bullet"/>
    <w:basedOn w:val="Text1"/>
    <w:rsid w:val="001B12BF"/>
    <w:pPr>
      <w:numPr>
        <w:numId w:val="18"/>
      </w:numPr>
      <w:tabs>
        <w:tab w:val="clear" w:pos="1212"/>
        <w:tab w:val="num" w:pos="709"/>
      </w:tabs>
      <w:spacing w:before="0"/>
      <w:ind w:left="709" w:hanging="425"/>
    </w:pPr>
  </w:style>
  <w:style w:type="paragraph" w:customStyle="1" w:styleId="Heading1pbb">
    <w:name w:val="Heading 1 pbb"/>
    <w:basedOn w:val="Heading1"/>
    <w:qFormat/>
    <w:rsid w:val="000307D6"/>
    <w:rPr>
      <w:noProof/>
    </w:rPr>
  </w:style>
  <w:style w:type="paragraph" w:customStyle="1" w:styleId="Heading1pb">
    <w:name w:val="Heading 1pb"/>
    <w:basedOn w:val="Heading1"/>
    <w:pPr>
      <w:spacing w:before="0"/>
    </w:pPr>
  </w:style>
  <w:style w:type="character" w:styleId="FollowedHyperlink">
    <w:name w:val="FollowedHyperlink"/>
    <w:basedOn w:val="DefaultParagraphFont"/>
    <w:rPr>
      <w:color w:val="800080"/>
      <w:u w:val="single"/>
    </w:rPr>
  </w:style>
  <w:style w:type="paragraph" w:customStyle="1" w:styleId="FooterSp1">
    <w:name w:val="FooterSp1"/>
    <w:basedOn w:val="Normal"/>
    <w:pPr>
      <w:tabs>
        <w:tab w:val="right" w:pos="4196"/>
        <w:tab w:val="center" w:pos="4479"/>
        <w:tab w:val="left" w:pos="4763"/>
      </w:tabs>
    </w:pPr>
    <w:rPr>
      <w:rFonts w:ascii="Gill Sans MT" w:hAnsi="Gill Sans MT"/>
      <w:color w:val="8C969C"/>
      <w:spacing w:val="20"/>
      <w:sz w:val="14"/>
      <w:szCs w:val="24"/>
    </w:rPr>
  </w:style>
  <w:style w:type="paragraph" w:styleId="CommentSubject">
    <w:name w:val="annotation subject"/>
    <w:basedOn w:val="CommentText"/>
    <w:next w:val="CommentText"/>
    <w:semiHidden/>
    <w:rsid w:val="004C53A0"/>
    <w:rPr>
      <w:b/>
      <w:bCs/>
    </w:rPr>
  </w:style>
  <w:style w:type="paragraph" w:styleId="BalloonText">
    <w:name w:val="Balloon Text"/>
    <w:basedOn w:val="Normal"/>
    <w:semiHidden/>
    <w:rsid w:val="004C53A0"/>
    <w:rPr>
      <w:rFonts w:ascii="Tahoma" w:hAnsi="Tahoma" w:cs="Tahoma"/>
      <w:sz w:val="16"/>
      <w:szCs w:val="16"/>
    </w:rPr>
  </w:style>
  <w:style w:type="table" w:styleId="TableGrid">
    <w:name w:val="Table Grid"/>
    <w:basedOn w:val="TableNormal"/>
    <w:rsid w:val="004A1C9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A3363"/>
    <w:pPr>
      <w:spacing w:before="240" w:after="240"/>
    </w:pPr>
    <w:rPr>
      <w:b/>
      <w:bCs/>
      <w:sz w:val="24"/>
    </w:rPr>
  </w:style>
  <w:style w:type="paragraph" w:customStyle="1" w:styleId="Eq">
    <w:name w:val="Eq"/>
    <w:basedOn w:val="Normal"/>
    <w:qFormat/>
    <w:rsid w:val="006C1C0F"/>
    <w:pPr>
      <w:tabs>
        <w:tab w:val="right" w:pos="7655"/>
      </w:tabs>
      <w:spacing w:before="240" w:after="120" w:line="280" w:lineRule="atLeast"/>
      <w:ind w:left="567"/>
    </w:pPr>
    <w:rPr>
      <w:rFonts w:cs="Arial"/>
      <w:sz w:val="24"/>
    </w:rPr>
  </w:style>
  <w:style w:type="paragraph" w:styleId="NormalWeb">
    <w:name w:val="Normal (Web)"/>
    <w:basedOn w:val="Normal"/>
    <w:rsid w:val="004A772F"/>
    <w:pPr>
      <w:spacing w:before="100" w:beforeAutospacing="1" w:after="100" w:afterAutospacing="1"/>
    </w:pPr>
    <w:rPr>
      <w:color w:val="000000"/>
      <w:sz w:val="24"/>
      <w:szCs w:val="24"/>
      <w:lang w:val="en-US"/>
    </w:rPr>
  </w:style>
  <w:style w:type="paragraph" w:styleId="TableofFigures">
    <w:name w:val="table of figures"/>
    <w:basedOn w:val="Normal"/>
    <w:next w:val="Normal"/>
    <w:uiPriority w:val="99"/>
    <w:rsid w:val="00E42935"/>
    <w:pPr>
      <w:spacing w:before="120"/>
      <w:ind w:left="1134" w:hanging="1134"/>
    </w:pPr>
    <w:rPr>
      <w:sz w:val="24"/>
    </w:rPr>
  </w:style>
  <w:style w:type="paragraph" w:customStyle="1" w:styleId="Text2">
    <w:name w:val="Text2"/>
    <w:basedOn w:val="Normal"/>
    <w:rsid w:val="006A608B"/>
    <w:pPr>
      <w:spacing w:before="120"/>
      <w:ind w:left="709"/>
      <w:jc w:val="both"/>
    </w:pPr>
    <w:rPr>
      <w:sz w:val="24"/>
    </w:rPr>
  </w:style>
  <w:style w:type="paragraph" w:customStyle="1" w:styleId="Figure">
    <w:name w:val="Figure"/>
    <w:basedOn w:val="Normal"/>
    <w:next w:val="Caption"/>
    <w:qFormat/>
    <w:rsid w:val="00860DAB"/>
    <w:pPr>
      <w:keepNext/>
      <w:spacing w:before="360" w:after="240"/>
      <w:jc w:val="center"/>
    </w:pPr>
  </w:style>
  <w:style w:type="paragraph" w:customStyle="1" w:styleId="FigureCentered">
    <w:name w:val="Figure + Centered"/>
    <w:basedOn w:val="Figure"/>
    <w:rsid w:val="00860DAB"/>
  </w:style>
  <w:style w:type="paragraph" w:customStyle="1" w:styleId="Nomenclature">
    <w:name w:val="Nomenclature"/>
    <w:basedOn w:val="Normal"/>
    <w:qFormat/>
    <w:rsid w:val="00C15360"/>
    <w:pPr>
      <w:spacing w:before="120"/>
    </w:pPr>
    <w:rPr>
      <w:sz w:val="24"/>
    </w:rPr>
  </w:style>
  <w:style w:type="character" w:customStyle="1" w:styleId="Heading6Char">
    <w:name w:val="Heading 6 Char"/>
    <w:basedOn w:val="DefaultParagraphFont"/>
    <w:link w:val="Heading6"/>
    <w:semiHidden/>
    <w:rsid w:val="00F2247C"/>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rsid w:val="002F22AD"/>
    <w:rPr>
      <w:rFonts w:asciiTheme="majorHAnsi" w:hAnsiTheme="majorHAnsi"/>
      <w:b/>
      <w:kern w:val="28"/>
      <w:sz w:val="40"/>
      <w:lang w:eastAsia="en-US"/>
    </w:rPr>
  </w:style>
  <w:style w:type="character" w:customStyle="1" w:styleId="Heading8Char">
    <w:name w:val="Heading 8 Char"/>
    <w:basedOn w:val="DefaultParagraphFont"/>
    <w:link w:val="Heading8"/>
    <w:rsid w:val="00BA3363"/>
    <w:rPr>
      <w:rFonts w:asciiTheme="majorHAnsi" w:eastAsiaTheme="majorEastAsia" w:hAnsiTheme="majorHAnsi" w:cstheme="majorBidi"/>
      <w:sz w:val="32"/>
      <w:lang w:eastAsia="en-US"/>
    </w:rPr>
  </w:style>
  <w:style w:type="character" w:customStyle="1" w:styleId="Heading9Char">
    <w:name w:val="Heading 9 Char"/>
    <w:basedOn w:val="DefaultParagraphFont"/>
    <w:link w:val="Heading9"/>
    <w:semiHidden/>
    <w:rsid w:val="00F2247C"/>
    <w:rPr>
      <w:rFonts w:asciiTheme="majorHAnsi" w:eastAsiaTheme="majorEastAsia" w:hAnsiTheme="majorHAnsi" w:cstheme="majorBidi"/>
      <w:i/>
      <w:iCs/>
      <w:color w:val="404040" w:themeColor="text1" w:themeTint="BF"/>
      <w:lang w:eastAsia="en-US"/>
    </w:rPr>
  </w:style>
  <w:style w:type="paragraph" w:customStyle="1" w:styleId="TableHeading">
    <w:name w:val="Table Heading"/>
    <w:basedOn w:val="Text1"/>
    <w:qFormat/>
    <w:rsid w:val="0051658D"/>
    <w:pPr>
      <w:keepNext/>
      <w:spacing w:before="120" w:after="120"/>
      <w:jc w:val="center"/>
    </w:pPr>
    <w:rPr>
      <w:b/>
    </w:rPr>
  </w:style>
  <w:style w:type="paragraph" w:customStyle="1" w:styleId="TableC">
    <w:name w:val="Table C"/>
    <w:basedOn w:val="Text1"/>
    <w:qFormat/>
    <w:rsid w:val="0051658D"/>
    <w:pPr>
      <w:keepNext/>
      <w:spacing w:before="120" w:after="120"/>
      <w:jc w:val="center"/>
    </w:pPr>
  </w:style>
  <w:style w:type="paragraph" w:customStyle="1" w:styleId="Text2bullet">
    <w:name w:val="Text 2 bullet"/>
    <w:basedOn w:val="Text1bullet"/>
    <w:qFormat/>
    <w:rsid w:val="00A93A65"/>
    <w:pPr>
      <w:numPr>
        <w:numId w:val="32"/>
      </w:numPr>
      <w:ind w:left="993" w:hanging="567"/>
    </w:pPr>
  </w:style>
  <w:style w:type="paragraph" w:customStyle="1" w:styleId="Text20">
    <w:name w:val="Text 2"/>
    <w:basedOn w:val="Text1"/>
    <w:qFormat/>
    <w:rsid w:val="005F2C83"/>
    <w:pPr>
      <w:spacing w:before="120"/>
      <w:ind w:left="425"/>
    </w:pPr>
  </w:style>
  <w:style w:type="character" w:styleId="PlaceholderText">
    <w:name w:val="Placeholder Text"/>
    <w:basedOn w:val="DefaultParagraphFont"/>
    <w:uiPriority w:val="99"/>
    <w:semiHidden/>
    <w:rsid w:val="00CE36C8"/>
    <w:rPr>
      <w:color w:val="808080"/>
    </w:rPr>
  </w:style>
  <w:style w:type="character" w:customStyle="1" w:styleId="FooterChar">
    <w:name w:val="Footer Char"/>
    <w:link w:val="Footer"/>
    <w:uiPriority w:val="99"/>
    <w:rsid w:val="008E39F0"/>
    <w:rPr>
      <w:rFonts w:asciiTheme="minorHAnsi" w:hAnsiTheme="minorHAnsi"/>
      <w:lang w:eastAsia="en-US"/>
    </w:rPr>
  </w:style>
  <w:style w:type="paragraph" w:customStyle="1" w:styleId="Heading1nonumntoc">
    <w:name w:val="Heading 1 no num ntoc"/>
    <w:basedOn w:val="Heading1nonum"/>
    <w:qFormat/>
    <w:rsid w:val="008452AA"/>
    <w:pPr>
      <w:outlineLvl w:val="9"/>
    </w:pPr>
  </w:style>
  <w:style w:type="character" w:customStyle="1" w:styleId="SubtitleChar">
    <w:name w:val="Subtitle Char"/>
    <w:basedOn w:val="DefaultParagraphFont"/>
    <w:link w:val="Subtitle"/>
    <w:rsid w:val="0017023C"/>
    <w:rPr>
      <w:rFonts w:asciiTheme="majorHAnsi" w:hAnsiTheme="majorHAnsi" w:cs="Arial"/>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sv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1.sv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24F5B3BD440644B6F7AF970BDAC99D" ma:contentTypeVersion="2" ma:contentTypeDescription="Create a new document." ma:contentTypeScope="" ma:versionID="0268b0d044a22ef0ccf832b8cf72a65a">
  <xsd:schema xmlns:xsd="http://www.w3.org/2001/XMLSchema" xmlns:xs="http://www.w3.org/2001/XMLSchema" xmlns:p="http://schemas.microsoft.com/office/2006/metadata/properties" xmlns:ns1="http://schemas.microsoft.com/sharepoint/v3" xmlns:ns2="3d0ffbf4-0ab1-4e4b-bd8c-865f61d41201" targetNamespace="http://schemas.microsoft.com/office/2006/metadata/properties" ma:root="true" ma:fieldsID="0358fc54e04717fd1f8ea0dccb55e9fc" ns1:_="" ns2:_="">
    <xsd:import namespace="http://schemas.microsoft.com/sharepoint/v3"/>
    <xsd:import namespace="3d0ffbf4-0ab1-4e4b-bd8c-865f61d41201"/>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0ffbf4-0ab1-4e4b-bd8c-865f61d41201"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79727-DB28-43E8-83F1-7EC68C26A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0ffbf4-0ab1-4e4b-bd8c-865f61d412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9ABC99-42DE-498E-A8A6-769FA2FAB453}">
  <ds:schemaRefs>
    <ds:schemaRef ds:uri="http://schemas.microsoft.com/sharepoint/v3/contenttype/forms"/>
  </ds:schemaRefs>
</ds:datastoreItem>
</file>

<file path=customXml/itemProps3.xml><?xml version="1.0" encoding="utf-8"?>
<ds:datastoreItem xmlns:ds="http://schemas.openxmlformats.org/officeDocument/2006/customXml" ds:itemID="{936D9E23-3EFE-4815-8E28-B89747E3B44A}">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1ACFA79-ECAD-4571-84B3-B4052069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24</Pages>
  <Words>4916</Words>
  <Characters>28023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FIRGA, University of Stellenbosch</Company>
  <LinksUpToDate>false</LinksUpToDate>
  <CharactersWithSpaces>32874</CharactersWithSpaces>
  <SharedDoc>false</SharedDoc>
  <HLinks>
    <vt:vector size="6" baseType="variant">
      <vt:variant>
        <vt:i4>1441841</vt:i4>
      </vt:variant>
      <vt:variant>
        <vt:i4>35</vt:i4>
      </vt:variant>
      <vt:variant>
        <vt:i4>0</vt:i4>
      </vt:variant>
      <vt:variant>
        <vt:i4>5</vt:i4>
      </vt:variant>
      <vt:variant>
        <vt:lpwstr/>
      </vt:variant>
      <vt:variant>
        <vt:lpwstr>_Toc192312392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Dept of Mechanical and Mechatronic Eng</dc:creator>
  <cp:lastModifiedBy>Kingwill, LEV [20725728@sun.ac.za]</cp:lastModifiedBy>
  <cp:revision>25</cp:revision>
  <cp:lastPrinted>2022-02-28T15:28:00Z</cp:lastPrinted>
  <dcterms:created xsi:type="dcterms:W3CDTF">2022-02-15T13:36:00Z</dcterms:created>
  <dcterms:modified xsi:type="dcterms:W3CDTF">2022-02-28T15:29:00Z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0x0101001B24F5B3BD440644B6F7AF970BDAC99D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7f12c97c-c4d2-3a24-aa2f-651f687eed86</vt:lpwstr>
  </property>
  <property fmtid="{D5CDD505-2E9C-101B-9397-08002B2CF9AE}" pid="25" name="Mendeley Citation Style_1">
    <vt:lpwstr>http://www.zotero.org/styles/apa</vt:lpwstr>
  </property>
</Properties>
</file>